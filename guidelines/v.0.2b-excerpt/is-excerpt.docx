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information-status"/>
      <w:r>
        <w:rPr/>
        <w:t>5. Information Status</w:t>
      </w:r>
    </w:p>
    <w:p>
      <w:pPr>
        <w:pStyle w:val="FirstParagraph"/>
        <w:rPr>
          <w:del w:id="3" w:author="Unknown Author" w:date="2024-06-12T20:49:13Z"/>
        </w:rPr>
      </w:pPr>
      <w:del w:id="0" w:author="Unknown Author" w:date="2024-06-12T20:49:13Z">
        <w:r>
          <w:rPr/>
          <w:delText>This document is a slightly revised version of the Coding Protocol for Statuses on the Givenness Hierarchy according to Gundel et al. (1993), revision of April 2023</w:delText>
        </w:r>
      </w:del>
      <w:del w:id="1" w:author="Unknown Author" w:date="2024-06-12T20:45:02Z">
        <w:r>
          <w:rPr/>
          <w:delText>, see Readme for authors and contributors</w:delText>
        </w:r>
      </w:del>
      <w:del w:id="2" w:author="Unknown Author" w:date="2024-06-12T20:49:13Z">
        <w:r>
          <w:rPr/>
          <w:delText>. Note that the criteria in this coding protocol are sufficient, not necessary conditions for assigning a particular status.</w:delText>
        </w:r>
      </w:del>
    </w:p>
    <w:p>
      <w:pPr>
        <w:pStyle w:val="FirstParagraph"/>
        <w:rPr>
          <w:del w:id="5" w:author="Unknown Author" w:date="2024-06-12T20:49:13Z"/>
        </w:rPr>
      </w:pPr>
      <w:del w:id="4" w:author="Unknown Author" w:date="2024-06-12T20:49:13Z">
        <w:bookmarkStart w:id="1" w:name="givenness-hierarchy"/>
        <w:r>
          <w:rPr/>
          <w:delText>5.1 Givenness Hierarchy</w:delText>
        </w:r>
      </w:del>
    </w:p>
    <w:p>
      <w:pPr>
        <w:pStyle w:val="FirstParagraph"/>
        <w:rPr>
          <w:del w:id="17" w:author="Unknown Author" w:date="2024-06-12T20:49:13Z"/>
        </w:rPr>
      </w:pPr>
      <w:del w:id="6" w:author="Unknown Author" w:date="2024-06-12T20:49:13Z">
        <w:r>
          <w:rPr/>
          <w:delText xml:space="preserve">The statuses of the Givenness Hierarchy (Gundel, Hedberg and Zacharski 1993) describe degrees of accessibility of discourse referents at a given point in discourse. In the literature, this phenomenon is referred to as </w:delText>
        </w:r>
      </w:del>
      <w:del w:id="7" w:author="Unknown Author" w:date="2024-06-12T20:49:13Z">
        <w:r>
          <w:rPr>
            <w:i/>
            <w:iCs/>
          </w:rPr>
          <w:delText>givenness</w:delText>
        </w:r>
      </w:del>
      <w:del w:id="8" w:author="Unknown Author" w:date="2024-06-12T20:49:13Z">
        <w:r>
          <w:rPr/>
          <w:delText xml:space="preserve">, </w:delText>
        </w:r>
      </w:del>
      <w:del w:id="9" w:author="Unknown Author" w:date="2024-06-12T20:49:13Z">
        <w:r>
          <w:rPr>
            <w:i/>
            <w:iCs/>
          </w:rPr>
          <w:delText>accessibility</w:delText>
        </w:r>
      </w:del>
      <w:del w:id="10" w:author="Unknown Author" w:date="2024-06-12T20:49:13Z">
        <w:r>
          <w:rPr/>
          <w:delText xml:space="preserve">, </w:delText>
        </w:r>
      </w:del>
      <w:del w:id="11" w:author="Unknown Author" w:date="2024-06-12T20:49:13Z">
        <w:r>
          <w:rPr>
            <w:i/>
            <w:iCs/>
          </w:rPr>
          <w:delText>salience</w:delText>
        </w:r>
      </w:del>
      <w:del w:id="12" w:author="Unknown Author" w:date="2024-06-12T20:49:13Z">
        <w:r>
          <w:rPr/>
          <w:delText xml:space="preserve">, etc. Throughout this manual, we use the term </w:delText>
        </w:r>
      </w:del>
      <w:del w:id="13" w:author="Unknown Author" w:date="2024-06-12T20:49:13Z">
        <w:r>
          <w:rPr>
            <w:b/>
            <w:bCs/>
          </w:rPr>
          <w:delText>information status</w:delText>
        </w:r>
      </w:del>
      <w:del w:id="14" w:author="Unknown Author" w:date="2024-06-12T20:49:13Z">
        <w:r>
          <w:rPr/>
          <w:delText xml:space="preserve"> according to Lambrecht (1996). Gundel et al. originally used the term </w:delText>
        </w:r>
      </w:del>
      <w:del w:id="15" w:author="Unknown Author" w:date="2024-06-12T20:49:13Z">
        <w:r>
          <w:rPr>
            <w:i/>
            <w:iCs/>
          </w:rPr>
          <w:delText>cognitive status</w:delText>
        </w:r>
      </w:del>
      <w:del w:id="16" w:author="Unknown Author" w:date="2024-06-12T20:49:13Z">
        <w:r>
          <w:rPr/>
          <w:delText>.</w:delText>
        </w:r>
      </w:del>
    </w:p>
    <w:p>
      <w:pPr>
        <w:pStyle w:val="FirstParagraph"/>
        <w:rPr/>
      </w:pPr>
      <w:r>
        <w:rPr/>
        <w:t>Information status is a property of cognitive entities/mental representations. The terms IN FOCUS, ACTIVATED, FAMILIAR , UNIQUELY IDENTIFIABLE, REFERENTIAL, and TYPE IDENTIFIABLE each describe an information status on the Givenness Hierarchy (Gundel, Hedberg and Zacharski 1993). A referent IN FOCUS is considered to be higher on the hierarchy than a referent that is only TYPE IDENTIFIABLE, for example:</w:t>
      </w:r>
    </w:p>
    <w:p>
      <w:pPr>
        <w:pStyle w:val="Compact"/>
        <w:numPr>
          <w:ilvl w:val="0"/>
          <w:numId w:val="2"/>
        </w:numPr>
        <w:rPr/>
      </w:pPr>
      <w:r>
        <w:rPr/>
        <w:t>IN FOCUS &gt; ACTIVATED &gt; FAMILIAR &gt; UNIQUELY IDENTIFIABLE &gt; REFERENTIAL &gt; TYPE IDENTIFIABLE</w:t>
      </w:r>
    </w:p>
    <w:p>
      <w:pPr>
        <w:pStyle w:val="FirstParagraph"/>
        <w:rPr/>
      </w:pPr>
      <w:r>
        <w:rPr/>
        <w:t>When determining the information status using the protocol, imagine you are the speaker/writer and ask yourself what you can assume about the information status of the intended interpretation/referent for the addressee at the point just before the form is encountered. Annotate sentence by sentence. Check the criteria for each status in the order they are listed below:</w:t>
      </w:r>
    </w:p>
    <w:p>
      <w:pPr>
        <w:pStyle w:val="Compact"/>
        <w:numPr>
          <w:ilvl w:val="0"/>
          <w:numId w:val="32"/>
        </w:numPr>
        <w:rPr/>
      </w:pPr>
      <w:r>
        <w:rPr/>
        <w:t>Start with the status IN FOCUS.</w:t>
      </w:r>
    </w:p>
    <w:p>
      <w:pPr>
        <w:pStyle w:val="Compact"/>
        <w:numPr>
          <w:ilvl w:val="0"/>
          <w:numId w:val="3"/>
        </w:numPr>
        <w:rPr/>
      </w:pPr>
      <w:r>
        <w:rPr/>
        <w:t>If none of the criteria apply, try ACTIVATED.</w:t>
      </w:r>
    </w:p>
    <w:p>
      <w:pPr>
        <w:pStyle w:val="Compact"/>
        <w:numPr>
          <w:ilvl w:val="0"/>
          <w:numId w:val="3"/>
        </w:numPr>
        <w:rPr/>
      </w:pPr>
      <w:r>
        <w:rPr/>
        <w:t>If none of the criteria apply, try FAMILIAR.</w:t>
      </w:r>
    </w:p>
    <w:p>
      <w:pPr>
        <w:pStyle w:val="Compact"/>
        <w:numPr>
          <w:ilvl w:val="0"/>
          <w:numId w:val="3"/>
        </w:numPr>
        <w:rPr/>
      </w:pPr>
      <w:r>
        <w:rPr/>
        <w:t>If none of the criteria apply, try UNIQUELY IDENTIFIABLE.</w:t>
      </w:r>
    </w:p>
    <w:p>
      <w:pPr>
        <w:pStyle w:val="Compact"/>
        <w:numPr>
          <w:ilvl w:val="0"/>
          <w:numId w:val="3"/>
        </w:numPr>
        <w:rPr/>
      </w:pPr>
      <w:r>
        <w:rPr/>
        <w:t>If none of the criteria apply, try REFERENTIAL.</w:t>
      </w:r>
    </w:p>
    <w:p>
      <w:pPr>
        <w:pStyle w:val="Compact"/>
        <w:numPr>
          <w:ilvl w:val="0"/>
          <w:numId w:val="3"/>
        </w:numPr>
        <w:rPr/>
      </w:pPr>
      <w:r>
        <w:rPr/>
        <w:t>If none of the criteria apply, try TYPE IDENTIFIABLE.</w:t>
      </w:r>
    </w:p>
    <w:p>
      <w:pPr>
        <w:pStyle w:val="FirstParagraph"/>
        <w:rPr/>
      </w:pPr>
      <w:r>
        <w:rPr/>
        <w:t>Stop when you find a criterion that applies. This is the highest information status for the referent/interpretation you are checking.</w:t>
      </w:r>
    </w:p>
    <w:p>
      <w:pPr>
        <w:pStyle w:val="BodyText"/>
        <w:rPr/>
      </w:pPr>
      <w:r>
        <w:rPr/>
        <w:t>After annotating all referents of the current sentence, annotate the CB (backward-looking center, familiarity topic) according to Centering Theory (Grosz et al. 1995).</w:t>
      </w:r>
    </w:p>
    <w:p>
      <w:pPr>
        <w:pStyle w:val="Heading3"/>
        <w:rPr/>
      </w:pPr>
      <w:bookmarkStart w:id="2" w:name="in-focus-isfocus"/>
      <w:r>
        <w:rPr/>
        <w:t>5.2 IN FOCUS (</w:t>
      </w:r>
      <w:r>
        <w:rPr>
          <w:rStyle w:val="VerbatimChar"/>
        </w:rPr>
        <w:t>IS</w:t>
      </w:r>
      <w:r>
        <w:rPr/>
        <w:t>=</w:t>
      </w:r>
      <w:r>
        <w:rPr>
          <w:rStyle w:val="VerbatimChar"/>
        </w:rPr>
        <w:t>FOCUS</w:t>
      </w:r>
      <w:r>
        <w:rPr/>
        <w:t>)</w:t>
      </w:r>
    </w:p>
    <w:p>
      <w:pPr>
        <w:pStyle w:val="FirstParagraph"/>
        <w:rPr/>
      </w:pPr>
      <w:r>
        <w:rPr/>
        <w:t>A referent is IN FOCUS</w:t>
      </w:r>
      <w:r>
        <w:fldChar w:fldCharType="begin"/>
      </w:r>
      <w:r>
        <w:rPr>
          <w:rStyle w:val="Hyperlink"/>
        </w:rPr>
        <w:instrText xml:space="preserve"> HYPERLINK "lit.md" \l "is1"</w:instrText>
      </w:r>
      <w:r>
        <w:rPr>
          <w:rStyle w:val="Hyperlink"/>
        </w:rPr>
        <w:fldChar w:fldCharType="separate"/>
      </w:r>
      <w:r>
        <w:rPr>
          <w:rStyle w:val="Hyperlink"/>
        </w:rPr>
        <w:t>1</w:t>
      </w:r>
      <w:r>
        <w:rPr>
          <w:rStyle w:val="Hyperlink"/>
        </w:rPr>
        <w:fldChar w:fldCharType="end"/>
      </w:r>
      <w:r>
        <w:rPr/>
        <w:t xml:space="preserve"> if it meets at least one of the following criteria:</w:t>
      </w:r>
    </w:p>
    <w:p>
      <w:pPr>
        <w:pStyle w:val="Normal"/>
        <w:numPr>
          <w:ilvl w:val="0"/>
          <w:numId w:val="33"/>
        </w:numPr>
        <w:rPr/>
      </w:pPr>
      <w:r>
        <w:rPr/>
        <w:t xml:space="preserve">It is the interpretation of the main clause subject or the syntactic topic in the immediately preceding sentence/clause (syntactic topics include topicalized or dislocated phrases, including topic marked phrases, e.g. the </w:t>
      </w:r>
      <w:r>
        <w:rPr>
          <w:i/>
          <w:iCs/>
        </w:rPr>
        <w:t>wa</w:t>
      </w:r>
      <w:r>
        <w:rPr/>
        <w:t xml:space="preserve"> phrase in Japanese).</w:t>
      </w:r>
    </w:p>
    <w:p>
      <w:pPr>
        <w:pStyle w:val="Compact"/>
        <w:numPr>
          <w:ilvl w:val="1"/>
          <w:numId w:val="34"/>
        </w:numPr>
        <w:rPr/>
      </w:pPr>
      <w:r>
        <w:rPr/>
        <w:t xml:space="preserve">Midge pushed thick, wiry black hair back from her square forehead with a sturdy brown arm. Nothing unsubstantial or fairylike about her. (From </w:t>
      </w:r>
      <w:r>
        <w:rPr>
          <w:i/>
          <w:iCs/>
        </w:rPr>
        <w:t>Murder after Hours</w:t>
      </w:r>
      <w:r>
        <w:rPr/>
        <w:t>, Agatha Christie)</w:t>
      </w:r>
    </w:p>
    <w:p>
      <w:pPr>
        <w:pStyle w:val="Compact"/>
        <w:numPr>
          <w:ilvl w:val="1"/>
          <w:numId w:val="35"/>
        </w:numPr>
        <w:rPr/>
      </w:pPr>
      <w:r>
        <w:rPr/>
        <w:t>John Kerry lost in Ohio. This cost the Senator the election.</w:t>
      </w:r>
    </w:p>
    <w:p>
      <w:pPr>
        <w:pStyle w:val="Normal"/>
        <w:numPr>
          <w:ilvl w:val="0"/>
          <w:numId w:val="36"/>
        </w:numPr>
        <w:rPr/>
      </w:pPr>
      <w:r>
        <w:rPr/>
        <w:t>It is part of the interpretation of a previous part of the same sentence.</w:t>
      </w:r>
    </w:p>
    <w:p>
      <w:pPr>
        <w:pStyle w:val="BlockText"/>
        <w:numPr>
          <w:ilvl w:val="0"/>
          <w:numId w:val="1"/>
        </w:numPr>
        <w:ind w:hanging="480" w:left="720" w:right="480"/>
        <w:rPr/>
      </w:pPr>
      <w:r>
        <w:rPr/>
        <w:t>(3.a) You can wear my scarf if you can find it.</w:t>
      </w:r>
    </w:p>
    <w:p>
      <w:pPr>
        <w:pStyle w:val="BlockText"/>
        <w:numPr>
          <w:ilvl w:val="0"/>
          <w:numId w:val="1"/>
        </w:numPr>
        <w:ind w:hanging="480" w:left="720" w:right="480"/>
        <w:rPr/>
      </w:pPr>
      <w:r>
        <w:rPr/>
        <w:t>(3.b) If you stand on this chair, the chair will break.</w:t>
      </w:r>
    </w:p>
    <w:p>
      <w:pPr>
        <w:pStyle w:val="Normal"/>
        <w:numPr>
          <w:ilvl w:val="0"/>
          <w:numId w:val="1"/>
        </w:numPr>
        <w:rPr/>
      </w:pPr>
      <w:r>
        <w:rPr/>
        <w:t xml:space="preserve">Note that this also includes group references. In the following example, </w:t>
      </w:r>
      <w:r>
        <w:rPr>
          <w:i/>
          <w:iCs/>
        </w:rPr>
        <w:t>Murillo</w:t>
      </w:r>
      <w:r>
        <w:rPr/>
        <w:t xml:space="preserve"> (Lopez’ “master”) is </w:t>
      </w:r>
      <w:r>
        <w:rPr>
          <w:rStyle w:val="VerbatimChar"/>
        </w:rPr>
        <w:t>IN FOCUS</w:t>
      </w:r>
      <w:r>
        <w:rPr/>
        <w:t xml:space="preserve"> because of a (recurring) group reference to him and Lopez appears earlier in the sentence:</w:t>
      </w:r>
    </w:p>
    <w:p>
      <w:pPr>
        <w:pStyle w:val="Compact"/>
        <w:numPr>
          <w:ilvl w:val="1"/>
          <w:numId w:val="37"/>
        </w:numPr>
        <w:rPr/>
      </w:pPr>
      <w:r>
        <w:rPr/>
        <w:t>I had excited the suspicion of Lopezl, the secretary. … Hel and his masterm dragged me to my room … Theyl+m had gagged me, and Murillom twisted my arm round until I gave him the address. (AURIS, doyle_wist.02.txt)</w:t>
      </w:r>
    </w:p>
    <w:p>
      <w:pPr>
        <w:pStyle w:val="Normal"/>
        <w:numPr>
          <w:ilvl w:val="0"/>
          <w:numId w:val="1"/>
        </w:numPr>
        <w:rPr/>
      </w:pPr>
      <w:r>
        <w:rPr/>
        <w:t xml:space="preserve">Similarly, Holmes in (5) is </w:t>
      </w:r>
      <w:r>
        <w:rPr>
          <w:rStyle w:val="VerbatimChar"/>
        </w:rPr>
        <w:t>IN_FOCUS</w:t>
      </w:r>
      <w:r>
        <w:rPr/>
        <w:t xml:space="preserve"> because he is included in the </w:t>
      </w:r>
      <w:r>
        <w:rPr>
          <w:i/>
          <w:iCs/>
        </w:rPr>
        <w:t>we</w:t>
      </w:r>
      <w:r>
        <w:rPr/>
        <w:t xml:space="preserve"> reference earlier in the sentence:</w:t>
      </w:r>
    </w:p>
    <w:p>
      <w:pPr>
        <w:pStyle w:val="Compact"/>
        <w:numPr>
          <w:ilvl w:val="1"/>
          <w:numId w:val="38"/>
        </w:numPr>
        <w:rPr/>
      </w:pPr>
      <w:r>
        <w:rPr>
          <w:b/>
          <w:bCs/>
        </w:rPr>
        <w:t>We</w:t>
      </w:r>
      <w:r>
        <w:rPr/>
        <w:t xml:space="preserve"> moved cautiously along the track as if we were bound for the house, but </w:t>
      </w:r>
      <w:r>
        <w:rPr>
          <w:b/>
          <w:bCs/>
        </w:rPr>
        <w:t>Holmes</w:t>
      </w:r>
      <w:r>
        <w:rPr/>
        <w:t xml:space="preserve"> halted us when we were about two hundred yards from it. (AURIS, doyle_bask.14.txt)</w:t>
      </w:r>
    </w:p>
    <w:p>
      <w:pPr>
        <w:pStyle w:val="Normal"/>
        <w:numPr>
          <w:ilvl w:val="0"/>
          <w:numId w:val="39"/>
        </w:numPr>
        <w:rPr/>
      </w:pPr>
      <w:r>
        <w:rPr/>
        <w:t>It is the interpretation of the syntactic focus of the immediately preceding clause (i.e., postcopular position of a cleft or existential sentence).</w:t>
      </w:r>
    </w:p>
    <w:p>
      <w:pPr>
        <w:pStyle w:val="BlockText"/>
        <w:numPr>
          <w:ilvl w:val="0"/>
          <w:numId w:val="1"/>
        </w:numPr>
        <w:ind w:hanging="480" w:left="720" w:right="480"/>
        <w:rPr/>
      </w:pPr>
      <w:r>
        <w:rPr/>
        <w:t>(6.a) There was a mouse on the table. It was very large.</w:t>
      </w:r>
    </w:p>
    <w:p>
      <w:pPr>
        <w:pStyle w:val="BlockText"/>
        <w:numPr>
          <w:ilvl w:val="0"/>
          <w:numId w:val="1"/>
        </w:numPr>
        <w:ind w:hanging="480" w:left="720" w:right="480"/>
        <w:rPr/>
      </w:pPr>
      <w:r>
        <w:rPr/>
        <w:t>(6.b) It was the dog that Bill was afraid of. He was very large.</w:t>
      </w:r>
    </w:p>
    <w:p>
      <w:pPr>
        <w:pStyle w:val="Normal"/>
        <w:numPr>
          <w:ilvl w:val="0"/>
          <w:numId w:val="40"/>
        </w:numPr>
        <w:rPr/>
      </w:pPr>
      <w:r>
        <w:rPr/>
        <w:t>It is a higher level topic that is part of the interpretation of the preceding clause (whether it is overtly mentioned there or not).</w:t>
      </w:r>
    </w:p>
    <w:p>
      <w:pPr>
        <w:pStyle w:val="Compact"/>
        <w:numPr>
          <w:ilvl w:val="1"/>
          <w:numId w:val="41"/>
        </w:numPr>
        <w:rPr/>
      </w:pPr>
      <w:r>
        <w:rPr/>
        <w:t>The kitchen has a new countertops and a beautiful tile floor. There’s also a big walk-through closet. Would you like to take a look at it? Both the kitchen (criterion 4) and the closet (criterion 3) are in focus.</w:t>
      </w:r>
    </w:p>
    <w:p>
      <w:pPr>
        <w:pStyle w:val="Normal"/>
        <w:numPr>
          <w:ilvl w:val="0"/>
          <w:numId w:val="42"/>
        </w:numPr>
        <w:rPr/>
      </w:pPr>
      <w:r>
        <w:rPr/>
        <w:t>It is part of the interpretation of each of the two immediately preceding clauses.</w:t>
      </w:r>
    </w:p>
    <w:p>
      <w:pPr>
        <w:pStyle w:val="Compact"/>
        <w:numPr>
          <w:ilvl w:val="1"/>
          <w:numId w:val="43"/>
        </w:numPr>
        <w:rPr/>
      </w:pPr>
      <w:r>
        <w:rPr/>
        <w:t>It was the dog that Bill was afraid of. Small animals didn’t usually frighten Bill. He was very large. (</w:t>
      </w:r>
      <w:r>
        <w:rPr>
          <w:i/>
          <w:iCs/>
        </w:rPr>
        <w:t>him</w:t>
      </w:r>
      <w:r>
        <w:rPr/>
        <w:t xml:space="preserve"> most likely to be interpreted as Bill, not the dog)</w:t>
      </w:r>
    </w:p>
    <w:p>
      <w:pPr>
        <w:pStyle w:val="Compact"/>
        <w:numPr>
          <w:ilvl w:val="1"/>
          <w:numId w:val="44"/>
        </w:numPr>
        <w:rPr/>
      </w:pPr>
      <w:r>
        <w:rPr/>
        <w:t xml:space="preserve">A: She will be nice to Gerda and she will amuse Henry, and she’ll keep John in a good temper and I’m sure she’ll be most helpful with David – B: David Angkatell? A: Yes. He’s just down from Oxford. (From </w:t>
      </w:r>
      <w:r>
        <w:rPr>
          <w:i/>
          <w:iCs/>
        </w:rPr>
        <w:t>Murder after Hours</w:t>
      </w:r>
      <w:r>
        <w:rPr/>
        <w:t>, Agatha Christie)</w:t>
      </w:r>
    </w:p>
    <w:p>
      <w:pPr>
        <w:pStyle w:val="Normal"/>
        <w:numPr>
          <w:ilvl w:val="0"/>
          <w:numId w:val="45"/>
        </w:numPr>
        <w:rPr/>
      </w:pPr>
      <w:r>
        <w:rPr/>
        <w:t>It is the event denoted by the immediately preceding sentence.</w:t>
      </w:r>
    </w:p>
    <w:p>
      <w:pPr>
        <w:pStyle w:val="Compact"/>
        <w:numPr>
          <w:ilvl w:val="1"/>
          <w:numId w:val="46"/>
        </w:numPr>
        <w:rPr/>
      </w:pPr>
      <w:bookmarkStart w:id="3" w:name="in-focus-isfocus"/>
      <w:r>
        <w:rPr/>
        <w:t>John fell off his bike. This/it happened yesterday.</w:t>
      </w:r>
      <w:bookmarkEnd w:id="3"/>
    </w:p>
    <w:p>
      <w:pPr>
        <w:pStyle w:val="Heading3"/>
        <w:rPr/>
      </w:pPr>
      <w:bookmarkStart w:id="4" w:name="activated-activated"/>
      <w:r>
        <w:rPr/>
        <w:t>5.2.2 ACTIVATED (</w:t>
      </w:r>
      <w:r>
        <w:rPr>
          <w:rStyle w:val="VerbatimChar"/>
        </w:rPr>
        <w:t>ACTIVATED</w:t>
      </w:r>
      <w:r>
        <w:rPr/>
        <w:t>)</w:t>
      </w:r>
    </w:p>
    <w:p>
      <w:pPr>
        <w:pStyle w:val="FirstParagraph"/>
        <w:rPr/>
      </w:pPr>
      <w:r>
        <w:rPr/>
        <w:t>A referent is ACTIVATED if it meets one of the following criteria.</w:t>
      </w:r>
    </w:p>
    <w:p>
      <w:pPr>
        <w:pStyle w:val="Normal"/>
        <w:numPr>
          <w:ilvl w:val="0"/>
          <w:numId w:val="47"/>
        </w:numPr>
        <w:rPr/>
      </w:pPr>
      <w:r>
        <w:rPr/>
        <w:t>It is part of the interpretation of one of the immediately preceding two sentences.</w:t>
      </w:r>
    </w:p>
    <w:p>
      <w:pPr>
        <w:pStyle w:val="Compact"/>
        <w:numPr>
          <w:ilvl w:val="1"/>
          <w:numId w:val="48"/>
        </w:numPr>
        <w:rPr/>
      </w:pPr>
      <w:r>
        <w:rPr/>
        <w:t>Central to the case was a Lewinsky-Tripp conversation that Mrs. Tripp taped on Dec. 22, 1997. This was the last talk between the two women that Mrs. Tripp recorded.</w:t>
      </w:r>
    </w:p>
    <w:p>
      <w:pPr>
        <w:pStyle w:val="Normal"/>
        <w:numPr>
          <w:ilvl w:val="0"/>
          <w:numId w:val="49"/>
        </w:numPr>
        <w:rPr/>
      </w:pPr>
      <w:r>
        <w:rPr/>
        <w:t>It is something in the immediate spatio-temporal context that is activated by means of a simultaneous gesture or eye gaze.</w:t>
      </w:r>
    </w:p>
    <w:p>
      <w:pPr>
        <w:pStyle w:val="Compact"/>
        <w:numPr>
          <w:ilvl w:val="1"/>
          <w:numId w:val="50"/>
        </w:numPr>
        <w:rPr/>
      </w:pPr>
      <w:r>
        <w:rPr/>
        <w:t>(looking at the wrench) Please hand me that (wrench (over there))</w:t>
      </w:r>
    </w:p>
    <w:p>
      <w:pPr>
        <w:pStyle w:val="Normal"/>
        <w:numPr>
          <w:ilvl w:val="0"/>
          <w:numId w:val="51"/>
        </w:numPr>
        <w:rPr/>
      </w:pPr>
      <w:r>
        <w:rPr/>
        <w:t>It is a proposition, fact, or speech act associated with the eventuality (event or state) denoted by the immediately preceding sentence(s).</w:t>
      </w:r>
    </w:p>
    <w:p>
      <w:pPr>
        <w:pStyle w:val="Compact"/>
        <w:numPr>
          <w:ilvl w:val="1"/>
          <w:numId w:val="52"/>
        </w:numPr>
        <w:rPr/>
      </w:pPr>
      <w:r>
        <w:rPr/>
        <w:t>A. John fell off his bike. B. That’s not true.</w:t>
      </w:r>
    </w:p>
    <w:p>
      <w:pPr>
        <w:pStyle w:val="Compact"/>
        <w:numPr>
          <w:ilvl w:val="1"/>
          <w:numId w:val="53"/>
        </w:numPr>
        <w:rPr/>
      </w:pPr>
      <w:bookmarkStart w:id="5" w:name="activated-activated"/>
      <w:r>
        <w:rPr/>
        <w:t>A. John fell off his bike. B. Can you say that again?</w:t>
      </w:r>
      <w:bookmarkEnd w:id="5"/>
    </w:p>
    <w:p>
      <w:pPr>
        <w:pStyle w:val="Heading3"/>
        <w:rPr/>
      </w:pPr>
      <w:bookmarkStart w:id="6" w:name="familiar-familiar"/>
      <w:r>
        <w:rPr/>
        <w:t>5.2.3 FAMILIAR (</w:t>
      </w:r>
      <w:r>
        <w:rPr>
          <w:rStyle w:val="VerbatimChar"/>
        </w:rPr>
        <w:t>FAMILIAR</w:t>
      </w:r>
      <w:r>
        <w:rPr/>
        <w:t>)</w:t>
      </w:r>
    </w:p>
    <w:p>
      <w:pPr>
        <w:pStyle w:val="FirstParagraph"/>
        <w:rPr/>
      </w:pPr>
      <w:r>
        <w:rPr/>
        <w:t>A referent is FAMILIAR if it meets one of the following criteria.</w:t>
      </w:r>
    </w:p>
    <w:p>
      <w:pPr>
        <w:pStyle w:val="Normal"/>
        <w:numPr>
          <w:ilvl w:val="0"/>
          <w:numId w:val="54"/>
        </w:numPr>
        <w:rPr/>
      </w:pPr>
      <w:r>
        <w:rPr/>
        <w:t>It was mentioned at any time previously in the discourse.</w:t>
      </w:r>
    </w:p>
    <w:p>
      <w:pPr>
        <w:pStyle w:val="Compact"/>
        <w:numPr>
          <w:ilvl w:val="1"/>
          <w:numId w:val="55"/>
        </w:numPr>
        <w:rPr/>
      </w:pPr>
      <w:r>
        <w:rPr/>
        <w:t>A Phillipine Airlines jet with 290 people aboard was hijacked today by a man who took everyone’s money and then parachuted to the ground outside Manila’s airport and the passengers were let off safely. The jetliner left Davao City, in the southern Phillipines, for the 90-minute flight to Manila with 278 passengers and 12 crew aboard, PAL said. The hijacker, wearing a blue ski mask and carrying a handgun…</w:t>
      </w:r>
    </w:p>
    <w:p>
      <w:pPr>
        <w:pStyle w:val="Normal"/>
        <w:numPr>
          <w:ilvl w:val="0"/>
          <w:numId w:val="56"/>
        </w:numPr>
        <w:rPr/>
      </w:pPr>
      <w:r>
        <w:rPr/>
        <w:t>It can be assumed to be known by the hearer through cultural/encyclopedic knowledge or shared personal experience with the speaker.</w:t>
      </w:r>
    </w:p>
    <w:p>
      <w:pPr>
        <w:pStyle w:val="Compact"/>
        <w:numPr>
          <w:ilvl w:val="1"/>
          <w:numId w:val="57"/>
        </w:numPr>
        <w:rPr/>
      </w:pPr>
      <w:bookmarkStart w:id="7" w:name="familiar-familiar"/>
      <w:r>
        <w:rPr/>
        <w:t>If one takes a step back and looks at the rest of this week’s music-group news, the situation looks bad for ugly, unpredictable rock ‘n’ roll: one of the most popular American rock bands of the 90’s.</w:t>
      </w:r>
      <w:bookmarkEnd w:id="7"/>
    </w:p>
    <w:p>
      <w:pPr>
        <w:pStyle w:val="Heading3"/>
        <w:rPr/>
      </w:pPr>
      <w:bookmarkStart w:id="8" w:name="uniquely-identifiable-unique"/>
      <w:r>
        <w:rPr/>
        <w:t>5.2.4 UNIQUELY IDENTIFIABLE (</w:t>
      </w:r>
      <w:r>
        <w:rPr>
          <w:rStyle w:val="VerbatimChar"/>
        </w:rPr>
        <w:t>UNIQUE</w:t>
      </w:r>
      <w:r>
        <w:rPr/>
        <w:t>)</w:t>
      </w:r>
    </w:p>
    <w:p>
      <w:pPr>
        <w:pStyle w:val="FirstParagraph"/>
        <w:rPr/>
      </w:pPr>
      <w:r>
        <w:rPr/>
        <w:t>A referent is UNIQUELY IDENTIFIABLE if it meets one of the following criteria:</w:t>
      </w:r>
    </w:p>
    <w:p>
      <w:pPr>
        <w:pStyle w:val="Normal"/>
        <w:numPr>
          <w:ilvl w:val="0"/>
          <w:numId w:val="58"/>
        </w:numPr>
        <w:rPr/>
      </w:pPr>
      <w:r>
        <w:rPr/>
        <w:t>The referring form contains adequate descriptive/conceptual content to create a unique referent.</w:t>
      </w:r>
    </w:p>
    <w:p>
      <w:pPr>
        <w:pStyle w:val="Compact"/>
        <w:numPr>
          <w:ilvl w:val="1"/>
          <w:numId w:val="59"/>
        </w:numPr>
        <w:rPr/>
      </w:pPr>
      <w:r>
        <w:rPr/>
        <w:t>s: hello can I help you u: yeah I want t- I want to determine the maximum number of boxcars of oranges that I can get to Bath by 7 a.m. tomorrow morning so hm so I guess all the boxcars will have to go through oran- through Corning because that's where the orange juice factory is [Trains Corpus. Heeman &amp; Allen 1995]</w:t>
      </w:r>
    </w:p>
    <w:p>
      <w:pPr>
        <w:pStyle w:val="Normal"/>
        <w:numPr>
          <w:ilvl w:val="0"/>
          <w:numId w:val="60"/>
        </w:numPr>
        <w:rPr/>
      </w:pPr>
      <w:r>
        <w:rPr/>
        <w:t>A unique referent can be created via a ‘bridging inference’ by association with an already activated referent.(e.g. A house….the front door)</w:t>
      </w:r>
    </w:p>
    <w:p>
      <w:pPr>
        <w:pStyle w:val="Compact"/>
        <w:numPr>
          <w:ilvl w:val="1"/>
          <w:numId w:val="61"/>
        </w:numPr>
        <w:rPr/>
      </w:pPr>
      <w:r>
        <w:rPr/>
        <w:t xml:space="preserve">She got into bed, laid her head on the pillow, and in two minutes was sleeping like a child. (From </w:t>
      </w:r>
      <w:r>
        <w:rPr>
          <w:i/>
          <w:iCs/>
        </w:rPr>
        <w:t>Murder after Hours</w:t>
      </w:r>
      <w:r>
        <w:rPr/>
        <w:t>, Agatha Christie)</w:t>
      </w:r>
    </w:p>
    <w:p>
      <w:pPr>
        <w:pStyle w:val="Compact"/>
        <w:numPr>
          <w:ilvl w:val="1"/>
          <w:numId w:val="62"/>
        </w:numPr>
        <w:rPr/>
      </w:pPr>
      <w:bookmarkStart w:id="9" w:name="uniquely-identifiable-unique"/>
      <w:r>
        <w:rPr/>
        <w:t>(Looking at a box) I think the bottom fell out.</w:t>
      </w:r>
      <w:bookmarkEnd w:id="9"/>
    </w:p>
    <w:p>
      <w:pPr>
        <w:pStyle w:val="Heading3"/>
        <w:rPr/>
      </w:pPr>
      <w:bookmarkStart w:id="10" w:name="referential-ref"/>
      <w:r>
        <w:rPr/>
        <w:t>5.2.5 REFERENTIAL (</w:t>
      </w:r>
      <w:r>
        <w:rPr>
          <w:rStyle w:val="VerbatimChar"/>
        </w:rPr>
        <w:t>REF</w:t>
      </w:r>
      <w:r>
        <w:rPr/>
        <w:t>)</w:t>
      </w:r>
    </w:p>
    <w:p>
      <w:pPr>
        <w:pStyle w:val="FirstParagraph"/>
        <w:rPr/>
      </w:pPr>
      <w:r>
        <w:rPr/>
        <w:t>A referent exists, is REFERENTIAL, if it meets one of the following criteria.</w:t>
      </w:r>
    </w:p>
    <w:p>
      <w:pPr>
        <w:pStyle w:val="Normal"/>
        <w:numPr>
          <w:ilvl w:val="0"/>
          <w:numId w:val="63"/>
        </w:numPr>
        <w:rPr/>
      </w:pPr>
      <w:r>
        <w:rPr/>
        <w:t>It is mentioned subsequently in the discourse.</w:t>
      </w:r>
    </w:p>
    <w:p>
      <w:pPr>
        <w:pStyle w:val="Compact"/>
        <w:numPr>
          <w:ilvl w:val="1"/>
          <w:numId w:val="64"/>
        </w:numPr>
        <w:rPr/>
      </w:pPr>
      <w:r>
        <w:rPr/>
        <w:t>When my youngest child was 3 or so, we were at a friend’s house visiting and my friend was babysitting her infant nephew.</w:t>
      </w:r>
    </w:p>
    <w:p>
      <w:pPr>
        <w:pStyle w:val="Normal"/>
        <w:numPr>
          <w:ilvl w:val="0"/>
          <w:numId w:val="65"/>
        </w:numPr>
        <w:rPr/>
      </w:pPr>
      <w:r>
        <w:rPr/>
        <w:t>It is evident from the context that the speaker intends to refer to some specific entity.</w:t>
      </w:r>
    </w:p>
    <w:p>
      <w:pPr>
        <w:pStyle w:val="Compact"/>
        <w:numPr>
          <w:ilvl w:val="1"/>
          <w:numId w:val="66"/>
        </w:numPr>
        <w:rPr/>
      </w:pPr>
      <w:bookmarkStart w:id="11" w:name="referential-ref"/>
      <w:r>
        <w:rPr/>
        <w:t>I want to tell you about this strange guy I saw today.</w:t>
      </w:r>
      <w:bookmarkEnd w:id="11"/>
    </w:p>
    <w:p>
      <w:pPr>
        <w:pStyle w:val="Heading3"/>
        <w:rPr/>
      </w:pPr>
      <w:bookmarkStart w:id="12" w:name="type-identifiable-type"/>
      <w:r>
        <w:rPr/>
        <w:t>5.2.6 TYPE IDENTIFIABLE (</w:t>
      </w:r>
      <w:r>
        <w:rPr>
          <w:rStyle w:val="VerbatimChar"/>
        </w:rPr>
        <w:t>TYPE</w:t>
      </w:r>
      <w:r>
        <w:rPr/>
        <w:t>)</w:t>
      </w:r>
    </w:p>
    <w:p>
      <w:pPr>
        <w:pStyle w:val="FirstParagraph"/>
        <w:rPr/>
      </w:pPr>
      <w:r>
        <w:rPr/>
        <w:t>An interpretation is TYPE IDENTIFIABLE if the sense of the phrase (the descriptive/conceptual content it encodes) is understandable.</w:t>
      </w:r>
    </w:p>
    <w:p>
      <w:pPr>
        <w:pStyle w:val="Compact"/>
        <w:numPr>
          <w:ilvl w:val="0"/>
          <w:numId w:val="67"/>
        </w:numPr>
        <w:rPr/>
      </w:pPr>
      <w:r>
        <w:rPr/>
        <w:t>I don’t have a VCR and neither does my neighbor.</w:t>
      </w:r>
    </w:p>
    <w:p>
      <w:pPr>
        <w:pStyle w:val="Compact"/>
        <w:numPr>
          <w:ilvl w:val="0"/>
          <w:numId w:val="68"/>
        </w:numPr>
        <w:rPr/>
      </w:pPr>
      <w:bookmarkStart w:id="13" w:name="givenness-hierarchy"/>
      <w:bookmarkStart w:id="14" w:name="type-identifiable-type"/>
      <w:r>
        <w:rPr/>
        <w:t>Whenever Mary passes that store, she always picks up a newspaper.</w:t>
      </w:r>
      <w:bookmarkEnd w:id="13"/>
      <w:bookmarkEnd w:id="14"/>
    </w:p>
    <w:p>
      <w:pPr>
        <w:pStyle w:val="Heading2"/>
        <w:rPr/>
      </w:pPr>
      <w:bookmarkStart w:id="15" w:name="troubleshooting"/>
      <w:r>
        <w:rPr/>
        <w:t>5.3 Troubleshooting</w:t>
      </w:r>
    </w:p>
    <w:p>
      <w:pPr>
        <w:pStyle w:val="Heading3"/>
        <w:rPr/>
      </w:pPr>
      <w:bookmarkStart w:id="16" w:name="only-annotate-referring-expressions"/>
      <w:r>
        <w:rPr/>
        <w:t>5.3.1 Only annotate referring expressions</w:t>
      </w:r>
    </w:p>
    <w:p>
      <w:pPr>
        <w:pStyle w:val="FirstParagraph"/>
        <w:rPr>
          <w:ins w:id="19" w:author="Unknown Author" w:date="2024-06-12T20:46:37Z"/>
        </w:rPr>
      </w:pPr>
      <w:ins w:id="18" w:author="Unknown Author" w:date="2024-06-12T20:46:37Z">
        <w:r>
          <w:rPr/>
          <w:t>Only annotate words that are potential anaphors (marked as ?OLD in preannotation) or antecedents (if annotated as such in the coreference annotation).</w:t>
        </w:r>
      </w:ins>
    </w:p>
    <w:p>
      <w:pPr>
        <w:pStyle w:val="FirstParagraph"/>
        <w:rPr/>
      </w:pPr>
      <w:r>
        <w:rPr/>
        <w:t xml:space="preserve">If a word is annotated as </w:t>
      </w:r>
      <w:r>
        <w:rPr>
          <w:rStyle w:val="VerbatimChar"/>
        </w:rPr>
        <w:t>REF=GEN</w:t>
      </w:r>
      <w:r>
        <w:rPr/>
        <w:t xml:space="preserve">, </w:t>
      </w:r>
      <w:r>
        <w:rPr>
          <w:rStyle w:val="VerbatimChar"/>
        </w:rPr>
        <w:t>REF=BOUND</w:t>
      </w:r>
      <w:r>
        <w:rPr/>
        <w:t xml:space="preserve">, </w:t>
      </w:r>
      <w:r>
        <w:rPr>
          <w:rStyle w:val="VerbatimChar"/>
        </w:rPr>
        <w:t>REF=IDIOM</w:t>
      </w:r>
      <w:r>
        <w:rPr/>
        <w:t xml:space="preserve"> or </w:t>
      </w:r>
      <w:r>
        <w:rPr>
          <w:rStyle w:val="VerbatimChar"/>
        </w:rPr>
        <w:t>REF=other</w:t>
      </w:r>
      <w:r>
        <w:rPr/>
        <w:t xml:space="preserve"> (Sect. 4.5), do not annotate it for information status.</w:t>
      </w:r>
      <w:bookmarkEnd w:id="16"/>
    </w:p>
    <w:p>
      <w:pPr>
        <w:pStyle w:val="Heading3"/>
        <w:rPr/>
      </w:pPr>
      <w:bookmarkStart w:id="17" w:name="group-references"/>
      <w:r>
        <w:rPr/>
        <w:t>5.3.2 Group references</w:t>
      </w:r>
    </w:p>
    <w:p>
      <w:pPr>
        <w:pStyle w:val="FirstParagraph"/>
        <w:rPr/>
      </w:pPr>
      <w:r>
        <w:rPr/>
        <w:t xml:space="preserve">The annotation of group references is tricky if they involve referents with different information status. The rule is to annotate the </w:t>
      </w:r>
      <w:r>
        <w:rPr>
          <w:i/>
          <w:iCs/>
        </w:rPr>
        <w:t>lowest</w:t>
      </w:r>
      <w:r>
        <w:rPr/>
        <w:t xml:space="preserve"> IS status that applies to any of the group members.</w:t>
      </w:r>
    </w:p>
    <w:p>
      <w:pPr>
        <w:pStyle w:val="Compact"/>
        <w:numPr>
          <w:ilvl w:val="0"/>
          <w:numId w:val="69"/>
        </w:numPr>
        <w:rPr/>
      </w:pPr>
      <w:r>
        <w:rPr/>
        <w:t xml:space="preserve">If a group was previously mentioned (as a group, i.e., </w:t>
      </w:r>
      <w:r>
        <w:rPr>
          <w:rStyle w:val="VerbatimChar"/>
        </w:rPr>
        <w:t>REF=OLD</w:t>
      </w:r>
      <w:r>
        <w:rPr/>
        <w:t xml:space="preserve"> in the sense of Sect. 4.5), information status is defined with reference to this last mention as a group. It does not matter whether individual members of the group have been mentioned since then.</w:t>
      </w:r>
    </w:p>
    <w:p>
      <w:pPr>
        <w:pStyle w:val="Compact"/>
        <w:numPr>
          <w:ilvl w:val="0"/>
          <w:numId w:val="70"/>
        </w:numPr>
        <w:rPr/>
      </w:pPr>
      <w:r>
        <w:rPr/>
        <w:t xml:space="preserve">If a group is referred to for the first time (i.e., </w:t>
      </w:r>
      <w:r>
        <w:rPr>
          <w:rStyle w:val="VerbatimChar"/>
        </w:rPr>
        <w:t>REF=GROUP</w:t>
      </w:r>
      <w:r>
        <w:rPr/>
        <w:t xml:space="preserve"> in the sense of Sect. 4.5), assign it the information status of the lowest-ranking element, e.g., if it contains a </w:t>
      </w:r>
      <w:r>
        <w:rPr>
          <w:rStyle w:val="VerbatimChar"/>
        </w:rPr>
        <w:t>FAMILIAR</w:t>
      </w:r>
      <w:r>
        <w:rPr/>
        <w:t xml:space="preserve"> referent along with an </w:t>
      </w:r>
      <w:r>
        <w:rPr>
          <w:rStyle w:val="VerbatimChar"/>
        </w:rPr>
        <w:t>IN FOCUS</w:t>
      </w:r>
      <w:r>
        <w:rPr/>
        <w:t xml:space="preserve"> referent, annotate </w:t>
      </w:r>
      <w:r>
        <w:rPr>
          <w:rStyle w:val="VerbatimChar"/>
        </w:rPr>
        <w:t>FAMILIAR</w:t>
      </w:r>
      <w:r>
        <w:rPr/>
        <w:t xml:space="preserve">, not </w:t>
      </w:r>
      <w:r>
        <w:rPr>
          <w:rStyle w:val="VerbatimChar"/>
        </w:rPr>
        <w:t>IN FOCUS</w:t>
      </w:r>
      <w:r>
        <w:rPr/>
        <w:t>.</w:t>
      </w:r>
      <w:bookmarkEnd w:id="17"/>
    </w:p>
    <w:p>
      <w:pPr>
        <w:pStyle w:val="Heading3"/>
        <w:rPr>
          <w:del w:id="21" w:author="Unknown Author" w:date="2024-06-12T20:49:30Z"/>
        </w:rPr>
      </w:pPr>
      <w:del w:id="20" w:author="Unknown Author" w:date="2024-06-12T20:49:30Z">
        <w:bookmarkStart w:id="18" w:name="member-references"/>
        <w:r>
          <w:rPr/>
          <w:delText>5.3.3 Member references</w:delText>
        </w:r>
      </w:del>
    </w:p>
    <w:p>
      <w:pPr>
        <w:pStyle w:val="FirstParagraph"/>
        <w:rPr>
          <w:del w:id="31" w:author="Unknown Author" w:date="2024-06-12T20:49:30Z"/>
        </w:rPr>
      </w:pPr>
      <w:del w:id="22" w:author="Unknown Author" w:date="2024-06-12T20:49:30Z">
        <w:r>
          <w:rPr/>
          <w:delText xml:space="preserve">If a referent </w:delText>
        </w:r>
      </w:del>
      <w:del w:id="23" w:author="Unknown Author" w:date="2024-06-12T20:49:30Z">
        <w:r>
          <w:rPr>
            <w:rStyle w:val="VerbatimChar"/>
          </w:rPr>
          <w:delText>X</w:delText>
        </w:r>
      </w:del>
      <w:del w:id="24" w:author="Unknown Author" w:date="2024-06-12T20:49:30Z">
        <w:r>
          <w:rPr/>
          <w:delText xml:space="preserve"> is subsequently referred to with a group reference (either with initial group reference/</w:delText>
        </w:r>
      </w:del>
      <w:del w:id="25" w:author="Unknown Author" w:date="2024-06-12T20:49:30Z">
        <w:r>
          <w:rPr>
            <w:rStyle w:val="VerbatimChar"/>
          </w:rPr>
          <w:delText>REF=GROUP</w:delText>
        </w:r>
      </w:del>
      <w:del w:id="26" w:author="Unknown Author" w:date="2024-06-12T20:49:30Z">
        <w:r>
          <w:rPr/>
          <w:delText xml:space="preserve"> or recurring group reference/</w:delText>
        </w:r>
      </w:del>
      <w:del w:id="27" w:author="Unknown Author" w:date="2024-06-12T20:49:30Z">
        <w:r>
          <w:rPr>
            <w:rStyle w:val="VerbatimChar"/>
          </w:rPr>
          <w:delText>REF=OLD</w:delText>
        </w:r>
      </w:del>
      <w:del w:id="28" w:author="Unknown Author" w:date="2024-06-12T20:49:30Z">
        <w:r>
          <w:rPr/>
          <w:delText xml:space="preserve">), its information status is defined as the highest status the referent can be assigned on grounds of the direct mention of a direct antecedent </w:delText>
        </w:r>
      </w:del>
      <w:del w:id="29" w:author="Unknown Author" w:date="2024-06-12T20:49:30Z">
        <w:r>
          <w:rPr>
            <w:i/>
            <w:iCs/>
          </w:rPr>
          <w:delText>or</w:delText>
        </w:r>
      </w:del>
      <w:del w:id="30" w:author="Unknown Author" w:date="2024-06-12T20:49:30Z">
        <w:r>
          <w:rPr/>
          <w:delText xml:space="preserve"> a mention of a groups that contain it.</w:delText>
        </w:r>
      </w:del>
    </w:p>
    <w:p>
      <w:pPr>
        <w:pStyle w:val="Heading3"/>
        <w:spacing w:before="100" w:after="100"/>
        <w:ind w:hanging="0" w:left="480" w:right="480"/>
        <w:rPr/>
      </w:pPr>
      <w:del w:id="32" w:author="Unknown Author" w:date="2024-06-12T20:49:30Z">
        <w:r>
          <w:rPr/>
          <w:delText xml:space="preserve">Note that this applies only to groups for which the text gives an </w:delText>
        </w:r>
      </w:del>
      <w:del w:id="33" w:author="Unknown Author" w:date="2024-06-12T20:49:30Z">
        <w:r>
          <w:rPr>
            <w:i/>
            <w:iCs/>
          </w:rPr>
          <w:delText>explicit</w:delText>
        </w:r>
      </w:del>
      <w:del w:id="34" w:author="Unknown Author" w:date="2024-06-12T20:49:30Z">
        <w:r>
          <w:rPr/>
          <w:delText xml:space="preserve"> and </w:delText>
        </w:r>
      </w:del>
      <w:del w:id="35" w:author="Unknown Author" w:date="2024-06-12T20:49:30Z">
        <w:r>
          <w:rPr>
            <w:i/>
            <w:iCs/>
          </w:rPr>
          <w:delText>exhaustive</w:delText>
        </w:r>
      </w:del>
      <w:del w:id="36" w:author="Unknown Author" w:date="2024-06-12T20:49:30Z">
        <w:r>
          <w:rPr/>
          <w:delText xml:space="preserve"> definition. That is, a general reference to a class that includes the referent, but may also include other entities not mentioned in the text, does not count as a group reference.</w:delText>
        </w:r>
      </w:del>
      <w:bookmarkEnd w:id="0"/>
      <w:bookmarkEnd w:id="15"/>
      <w:bookmarkEnd w:id="1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7">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8">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9">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0">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11">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12">
    <w:lvl w:ilvl="0">
      <w:start w:val="10"/>
      <w:numFmt w:val="decimal"/>
      <w:lvlText w:val="(%1)"/>
      <w:lvlJc w:val="left"/>
      <w:pPr>
        <w:tabs>
          <w:tab w:val="num" w:pos="0"/>
        </w:tabs>
        <w:ind w:left="720" w:hanging="480"/>
      </w:pPr>
      <w:rPr/>
    </w:lvl>
    <w:lvl w:ilvl="1">
      <w:start w:val="10"/>
      <w:numFmt w:val="decimal"/>
      <w:lvlText w:val="(%2)"/>
      <w:lvlJc w:val="left"/>
      <w:pPr>
        <w:tabs>
          <w:tab w:val="num" w:pos="0"/>
        </w:tabs>
        <w:ind w:left="1440" w:hanging="480"/>
      </w:pPr>
      <w:rPr/>
    </w:lvl>
    <w:lvl w:ilvl="2">
      <w:start w:val="10"/>
      <w:numFmt w:val="decimal"/>
      <w:lvlText w:val="(%3)"/>
      <w:lvlJc w:val="left"/>
      <w:pPr>
        <w:tabs>
          <w:tab w:val="num" w:pos="0"/>
        </w:tabs>
        <w:ind w:left="2160" w:hanging="480"/>
      </w:pPr>
      <w:rPr/>
    </w:lvl>
    <w:lvl w:ilvl="3">
      <w:start w:val="10"/>
      <w:numFmt w:val="decimal"/>
      <w:lvlText w:val="(%4)"/>
      <w:lvlJc w:val="left"/>
      <w:pPr>
        <w:tabs>
          <w:tab w:val="num" w:pos="0"/>
        </w:tabs>
        <w:ind w:left="2880" w:hanging="480"/>
      </w:pPr>
      <w:rPr/>
    </w:lvl>
    <w:lvl w:ilvl="4">
      <w:start w:val="10"/>
      <w:numFmt w:val="decimal"/>
      <w:lvlText w:val="(%5)"/>
      <w:lvlJc w:val="left"/>
      <w:pPr>
        <w:tabs>
          <w:tab w:val="num" w:pos="0"/>
        </w:tabs>
        <w:ind w:left="3600" w:hanging="480"/>
      </w:pPr>
      <w:rPr/>
    </w:lvl>
    <w:lvl w:ilvl="5">
      <w:start w:val="10"/>
      <w:numFmt w:val="decimal"/>
      <w:lvlText w:val="(%6)"/>
      <w:lvlJc w:val="left"/>
      <w:pPr>
        <w:tabs>
          <w:tab w:val="num" w:pos="0"/>
        </w:tabs>
        <w:ind w:left="4320" w:hanging="480"/>
      </w:pPr>
      <w:rPr/>
    </w:lvl>
    <w:lvl w:ilvl="6">
      <w:start w:val="10"/>
      <w:numFmt w:val="decimal"/>
      <w:lvlText w:val="(%7)"/>
      <w:lvlJc w:val="left"/>
      <w:pPr>
        <w:tabs>
          <w:tab w:val="num" w:pos="0"/>
        </w:tabs>
        <w:ind w:left="5040" w:hanging="480"/>
      </w:pPr>
      <w:rPr/>
    </w:lvl>
    <w:lvl w:ilvl="7">
      <w:start w:val="10"/>
      <w:numFmt w:val="decimal"/>
      <w:lvlText w:val="(%8)"/>
      <w:lvlJc w:val="left"/>
      <w:pPr>
        <w:tabs>
          <w:tab w:val="num" w:pos="0"/>
        </w:tabs>
        <w:ind w:left="5760" w:hanging="480"/>
      </w:pPr>
      <w:rPr/>
    </w:lvl>
    <w:lvl w:ilvl="8">
      <w:start w:val="10"/>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11"/>
      <w:numFmt w:val="decimal"/>
      <w:lvlText w:val="(%1)"/>
      <w:lvlJc w:val="left"/>
      <w:pPr>
        <w:tabs>
          <w:tab w:val="num" w:pos="0"/>
        </w:tabs>
        <w:ind w:left="720" w:hanging="480"/>
      </w:pPr>
      <w:rPr/>
    </w:lvl>
    <w:lvl w:ilvl="1">
      <w:start w:val="11"/>
      <w:numFmt w:val="decimal"/>
      <w:lvlText w:val="(%2)"/>
      <w:lvlJc w:val="left"/>
      <w:pPr>
        <w:tabs>
          <w:tab w:val="num" w:pos="0"/>
        </w:tabs>
        <w:ind w:left="1440" w:hanging="480"/>
      </w:pPr>
      <w:rPr/>
    </w:lvl>
    <w:lvl w:ilvl="2">
      <w:start w:val="11"/>
      <w:numFmt w:val="decimal"/>
      <w:lvlText w:val="(%3)"/>
      <w:lvlJc w:val="left"/>
      <w:pPr>
        <w:tabs>
          <w:tab w:val="num" w:pos="0"/>
        </w:tabs>
        <w:ind w:left="2160" w:hanging="480"/>
      </w:pPr>
      <w:rPr/>
    </w:lvl>
    <w:lvl w:ilvl="3">
      <w:start w:val="11"/>
      <w:numFmt w:val="decimal"/>
      <w:lvlText w:val="(%4)"/>
      <w:lvlJc w:val="left"/>
      <w:pPr>
        <w:tabs>
          <w:tab w:val="num" w:pos="0"/>
        </w:tabs>
        <w:ind w:left="2880" w:hanging="480"/>
      </w:pPr>
      <w:rPr/>
    </w:lvl>
    <w:lvl w:ilvl="4">
      <w:start w:val="11"/>
      <w:numFmt w:val="decimal"/>
      <w:lvlText w:val="(%5)"/>
      <w:lvlJc w:val="left"/>
      <w:pPr>
        <w:tabs>
          <w:tab w:val="num" w:pos="0"/>
        </w:tabs>
        <w:ind w:left="3600" w:hanging="480"/>
      </w:pPr>
      <w:rPr/>
    </w:lvl>
    <w:lvl w:ilvl="5">
      <w:start w:val="11"/>
      <w:numFmt w:val="decimal"/>
      <w:lvlText w:val="(%6)"/>
      <w:lvlJc w:val="left"/>
      <w:pPr>
        <w:tabs>
          <w:tab w:val="num" w:pos="0"/>
        </w:tabs>
        <w:ind w:left="4320" w:hanging="480"/>
      </w:pPr>
      <w:rPr/>
    </w:lvl>
    <w:lvl w:ilvl="6">
      <w:start w:val="11"/>
      <w:numFmt w:val="decimal"/>
      <w:lvlText w:val="(%7)"/>
      <w:lvlJc w:val="left"/>
      <w:pPr>
        <w:tabs>
          <w:tab w:val="num" w:pos="0"/>
        </w:tabs>
        <w:ind w:left="5040" w:hanging="480"/>
      </w:pPr>
      <w:rPr/>
    </w:lvl>
    <w:lvl w:ilvl="7">
      <w:start w:val="11"/>
      <w:numFmt w:val="decimal"/>
      <w:lvlText w:val="(%8)"/>
      <w:lvlJc w:val="left"/>
      <w:pPr>
        <w:tabs>
          <w:tab w:val="num" w:pos="0"/>
        </w:tabs>
        <w:ind w:left="5760" w:hanging="480"/>
      </w:pPr>
      <w:rPr/>
    </w:lvl>
    <w:lvl w:ilvl="8">
      <w:start w:val="11"/>
      <w:numFmt w:val="decimal"/>
      <w:lvlText w:val="(%9)"/>
      <w:lvlJc w:val="left"/>
      <w:pPr>
        <w:tabs>
          <w:tab w:val="num" w:pos="0"/>
        </w:tabs>
        <w:ind w:left="6480" w:hanging="480"/>
      </w:pPr>
      <w:rPr/>
    </w:lvl>
  </w:abstractNum>
  <w:abstractNum w:abstractNumId="15">
    <w:lvl w:ilvl="0">
      <w:start w:val="12"/>
      <w:numFmt w:val="decimal"/>
      <w:lvlText w:val="(%1)"/>
      <w:lvlJc w:val="left"/>
      <w:pPr>
        <w:tabs>
          <w:tab w:val="num" w:pos="0"/>
        </w:tabs>
        <w:ind w:left="720" w:hanging="480"/>
      </w:pPr>
      <w:rPr/>
    </w:lvl>
    <w:lvl w:ilvl="1">
      <w:start w:val="12"/>
      <w:numFmt w:val="decimal"/>
      <w:lvlText w:val="(%2)"/>
      <w:lvlJc w:val="left"/>
      <w:pPr>
        <w:tabs>
          <w:tab w:val="num" w:pos="0"/>
        </w:tabs>
        <w:ind w:left="1440" w:hanging="480"/>
      </w:pPr>
      <w:rPr/>
    </w:lvl>
    <w:lvl w:ilvl="2">
      <w:start w:val="12"/>
      <w:numFmt w:val="decimal"/>
      <w:lvlText w:val="(%3)"/>
      <w:lvlJc w:val="left"/>
      <w:pPr>
        <w:tabs>
          <w:tab w:val="num" w:pos="0"/>
        </w:tabs>
        <w:ind w:left="2160" w:hanging="480"/>
      </w:pPr>
      <w:rPr/>
    </w:lvl>
    <w:lvl w:ilvl="3">
      <w:start w:val="12"/>
      <w:numFmt w:val="decimal"/>
      <w:lvlText w:val="(%4)"/>
      <w:lvlJc w:val="left"/>
      <w:pPr>
        <w:tabs>
          <w:tab w:val="num" w:pos="0"/>
        </w:tabs>
        <w:ind w:left="2880" w:hanging="480"/>
      </w:pPr>
      <w:rPr/>
    </w:lvl>
    <w:lvl w:ilvl="4">
      <w:start w:val="12"/>
      <w:numFmt w:val="decimal"/>
      <w:lvlText w:val="(%5)"/>
      <w:lvlJc w:val="left"/>
      <w:pPr>
        <w:tabs>
          <w:tab w:val="num" w:pos="0"/>
        </w:tabs>
        <w:ind w:left="3600" w:hanging="480"/>
      </w:pPr>
      <w:rPr/>
    </w:lvl>
    <w:lvl w:ilvl="5">
      <w:start w:val="12"/>
      <w:numFmt w:val="decimal"/>
      <w:lvlText w:val="(%6)"/>
      <w:lvlJc w:val="left"/>
      <w:pPr>
        <w:tabs>
          <w:tab w:val="num" w:pos="0"/>
        </w:tabs>
        <w:ind w:left="4320" w:hanging="480"/>
      </w:pPr>
      <w:rPr/>
    </w:lvl>
    <w:lvl w:ilvl="6">
      <w:start w:val="12"/>
      <w:numFmt w:val="decimal"/>
      <w:lvlText w:val="(%7)"/>
      <w:lvlJc w:val="left"/>
      <w:pPr>
        <w:tabs>
          <w:tab w:val="num" w:pos="0"/>
        </w:tabs>
        <w:ind w:left="5040" w:hanging="480"/>
      </w:pPr>
      <w:rPr/>
    </w:lvl>
    <w:lvl w:ilvl="7">
      <w:start w:val="12"/>
      <w:numFmt w:val="decimal"/>
      <w:lvlText w:val="(%8)"/>
      <w:lvlJc w:val="left"/>
      <w:pPr>
        <w:tabs>
          <w:tab w:val="num" w:pos="0"/>
        </w:tabs>
        <w:ind w:left="5760" w:hanging="480"/>
      </w:pPr>
      <w:rPr/>
    </w:lvl>
    <w:lvl w:ilvl="8">
      <w:start w:val="12"/>
      <w:numFmt w:val="decimal"/>
      <w:lvlText w:val="(%9)"/>
      <w:lvlJc w:val="left"/>
      <w:pPr>
        <w:tabs>
          <w:tab w:val="num" w:pos="0"/>
        </w:tabs>
        <w:ind w:left="6480" w:hanging="480"/>
      </w:pPr>
      <w:rPr/>
    </w:lvl>
  </w:abstractNum>
  <w:abstractNum w:abstractNumId="16">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7">
    <w:lvl w:ilvl="0">
      <w:start w:val="14"/>
      <w:numFmt w:val="decimal"/>
      <w:lvlText w:val="(%1)"/>
      <w:lvlJc w:val="left"/>
      <w:pPr>
        <w:tabs>
          <w:tab w:val="num" w:pos="0"/>
        </w:tabs>
        <w:ind w:left="720" w:hanging="480"/>
      </w:pPr>
      <w:rPr/>
    </w:lvl>
    <w:lvl w:ilvl="1">
      <w:start w:val="14"/>
      <w:numFmt w:val="decimal"/>
      <w:lvlText w:val="(%2)"/>
      <w:lvlJc w:val="left"/>
      <w:pPr>
        <w:tabs>
          <w:tab w:val="num" w:pos="0"/>
        </w:tabs>
        <w:ind w:left="1440" w:hanging="480"/>
      </w:pPr>
      <w:rPr/>
    </w:lvl>
    <w:lvl w:ilvl="2">
      <w:start w:val="14"/>
      <w:numFmt w:val="decimal"/>
      <w:lvlText w:val="(%3)"/>
      <w:lvlJc w:val="left"/>
      <w:pPr>
        <w:tabs>
          <w:tab w:val="num" w:pos="0"/>
        </w:tabs>
        <w:ind w:left="2160" w:hanging="480"/>
      </w:pPr>
      <w:rPr/>
    </w:lvl>
    <w:lvl w:ilvl="3">
      <w:start w:val="14"/>
      <w:numFmt w:val="decimal"/>
      <w:lvlText w:val="(%4)"/>
      <w:lvlJc w:val="left"/>
      <w:pPr>
        <w:tabs>
          <w:tab w:val="num" w:pos="0"/>
        </w:tabs>
        <w:ind w:left="2880" w:hanging="480"/>
      </w:pPr>
      <w:rPr/>
    </w:lvl>
    <w:lvl w:ilvl="4">
      <w:start w:val="14"/>
      <w:numFmt w:val="decimal"/>
      <w:lvlText w:val="(%5)"/>
      <w:lvlJc w:val="left"/>
      <w:pPr>
        <w:tabs>
          <w:tab w:val="num" w:pos="0"/>
        </w:tabs>
        <w:ind w:left="3600" w:hanging="480"/>
      </w:pPr>
      <w:rPr/>
    </w:lvl>
    <w:lvl w:ilvl="5">
      <w:start w:val="14"/>
      <w:numFmt w:val="decimal"/>
      <w:lvlText w:val="(%6)"/>
      <w:lvlJc w:val="left"/>
      <w:pPr>
        <w:tabs>
          <w:tab w:val="num" w:pos="0"/>
        </w:tabs>
        <w:ind w:left="4320" w:hanging="480"/>
      </w:pPr>
      <w:rPr/>
    </w:lvl>
    <w:lvl w:ilvl="6">
      <w:start w:val="14"/>
      <w:numFmt w:val="decimal"/>
      <w:lvlText w:val="(%7)"/>
      <w:lvlJc w:val="left"/>
      <w:pPr>
        <w:tabs>
          <w:tab w:val="num" w:pos="0"/>
        </w:tabs>
        <w:ind w:left="5040" w:hanging="480"/>
      </w:pPr>
      <w:rPr/>
    </w:lvl>
    <w:lvl w:ilvl="7">
      <w:start w:val="14"/>
      <w:numFmt w:val="decimal"/>
      <w:lvlText w:val="(%8)"/>
      <w:lvlJc w:val="left"/>
      <w:pPr>
        <w:tabs>
          <w:tab w:val="num" w:pos="0"/>
        </w:tabs>
        <w:ind w:left="5760" w:hanging="480"/>
      </w:pPr>
      <w:rPr/>
    </w:lvl>
    <w:lvl w:ilvl="8">
      <w:start w:val="14"/>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5"/>
      <w:numFmt w:val="decimal"/>
      <w:lvlText w:val="(%1)"/>
      <w:lvlJc w:val="left"/>
      <w:pPr>
        <w:tabs>
          <w:tab w:val="num" w:pos="0"/>
        </w:tabs>
        <w:ind w:left="720" w:hanging="480"/>
      </w:pPr>
      <w:rPr/>
    </w:lvl>
    <w:lvl w:ilvl="1">
      <w:start w:val="15"/>
      <w:numFmt w:val="decimal"/>
      <w:lvlText w:val="(%2)"/>
      <w:lvlJc w:val="left"/>
      <w:pPr>
        <w:tabs>
          <w:tab w:val="num" w:pos="0"/>
        </w:tabs>
        <w:ind w:left="1440" w:hanging="480"/>
      </w:pPr>
      <w:rPr/>
    </w:lvl>
    <w:lvl w:ilvl="2">
      <w:start w:val="15"/>
      <w:numFmt w:val="decimal"/>
      <w:lvlText w:val="(%3)"/>
      <w:lvlJc w:val="left"/>
      <w:pPr>
        <w:tabs>
          <w:tab w:val="num" w:pos="0"/>
        </w:tabs>
        <w:ind w:left="2160" w:hanging="480"/>
      </w:pPr>
      <w:rPr/>
    </w:lvl>
    <w:lvl w:ilvl="3">
      <w:start w:val="15"/>
      <w:numFmt w:val="decimal"/>
      <w:lvlText w:val="(%4)"/>
      <w:lvlJc w:val="left"/>
      <w:pPr>
        <w:tabs>
          <w:tab w:val="num" w:pos="0"/>
        </w:tabs>
        <w:ind w:left="2880" w:hanging="480"/>
      </w:pPr>
      <w:rPr/>
    </w:lvl>
    <w:lvl w:ilvl="4">
      <w:start w:val="15"/>
      <w:numFmt w:val="decimal"/>
      <w:lvlText w:val="(%5)"/>
      <w:lvlJc w:val="left"/>
      <w:pPr>
        <w:tabs>
          <w:tab w:val="num" w:pos="0"/>
        </w:tabs>
        <w:ind w:left="3600" w:hanging="480"/>
      </w:pPr>
      <w:rPr/>
    </w:lvl>
    <w:lvl w:ilvl="5">
      <w:start w:val="15"/>
      <w:numFmt w:val="decimal"/>
      <w:lvlText w:val="(%6)"/>
      <w:lvlJc w:val="left"/>
      <w:pPr>
        <w:tabs>
          <w:tab w:val="num" w:pos="0"/>
        </w:tabs>
        <w:ind w:left="4320" w:hanging="480"/>
      </w:pPr>
      <w:rPr/>
    </w:lvl>
    <w:lvl w:ilvl="6">
      <w:start w:val="15"/>
      <w:numFmt w:val="decimal"/>
      <w:lvlText w:val="(%7)"/>
      <w:lvlJc w:val="left"/>
      <w:pPr>
        <w:tabs>
          <w:tab w:val="num" w:pos="0"/>
        </w:tabs>
        <w:ind w:left="5040" w:hanging="480"/>
      </w:pPr>
      <w:rPr/>
    </w:lvl>
    <w:lvl w:ilvl="7">
      <w:start w:val="15"/>
      <w:numFmt w:val="decimal"/>
      <w:lvlText w:val="(%8)"/>
      <w:lvlJc w:val="left"/>
      <w:pPr>
        <w:tabs>
          <w:tab w:val="num" w:pos="0"/>
        </w:tabs>
        <w:ind w:left="5760" w:hanging="480"/>
      </w:pPr>
      <w:rPr/>
    </w:lvl>
    <w:lvl w:ilvl="8">
      <w:start w:val="15"/>
      <w:numFmt w:val="decimal"/>
      <w:lvlText w:val="(%9)"/>
      <w:lvlJc w:val="left"/>
      <w:pPr>
        <w:tabs>
          <w:tab w:val="num" w:pos="0"/>
        </w:tabs>
        <w:ind w:left="6480" w:hanging="480"/>
      </w:pPr>
      <w:rPr/>
    </w:lvl>
  </w:abstractNum>
  <w:abstractNum w:abstractNumId="20">
    <w:lvl w:ilvl="0">
      <w:start w:val="16"/>
      <w:numFmt w:val="decimal"/>
      <w:lvlText w:val="(%1)"/>
      <w:lvlJc w:val="left"/>
      <w:pPr>
        <w:tabs>
          <w:tab w:val="num" w:pos="0"/>
        </w:tabs>
        <w:ind w:left="720" w:hanging="480"/>
      </w:pPr>
      <w:rPr/>
    </w:lvl>
    <w:lvl w:ilvl="1">
      <w:start w:val="16"/>
      <w:numFmt w:val="decimal"/>
      <w:lvlText w:val="(%2)"/>
      <w:lvlJc w:val="left"/>
      <w:pPr>
        <w:tabs>
          <w:tab w:val="num" w:pos="0"/>
        </w:tabs>
        <w:ind w:left="1440" w:hanging="480"/>
      </w:pPr>
      <w:rPr/>
    </w:lvl>
    <w:lvl w:ilvl="2">
      <w:start w:val="16"/>
      <w:numFmt w:val="decimal"/>
      <w:lvlText w:val="(%3)"/>
      <w:lvlJc w:val="left"/>
      <w:pPr>
        <w:tabs>
          <w:tab w:val="num" w:pos="0"/>
        </w:tabs>
        <w:ind w:left="2160" w:hanging="480"/>
      </w:pPr>
      <w:rPr/>
    </w:lvl>
    <w:lvl w:ilvl="3">
      <w:start w:val="16"/>
      <w:numFmt w:val="decimal"/>
      <w:lvlText w:val="(%4)"/>
      <w:lvlJc w:val="left"/>
      <w:pPr>
        <w:tabs>
          <w:tab w:val="num" w:pos="0"/>
        </w:tabs>
        <w:ind w:left="2880" w:hanging="480"/>
      </w:pPr>
      <w:rPr/>
    </w:lvl>
    <w:lvl w:ilvl="4">
      <w:start w:val="16"/>
      <w:numFmt w:val="decimal"/>
      <w:lvlText w:val="(%5)"/>
      <w:lvlJc w:val="left"/>
      <w:pPr>
        <w:tabs>
          <w:tab w:val="num" w:pos="0"/>
        </w:tabs>
        <w:ind w:left="3600" w:hanging="480"/>
      </w:pPr>
      <w:rPr/>
    </w:lvl>
    <w:lvl w:ilvl="5">
      <w:start w:val="16"/>
      <w:numFmt w:val="decimal"/>
      <w:lvlText w:val="(%6)"/>
      <w:lvlJc w:val="left"/>
      <w:pPr>
        <w:tabs>
          <w:tab w:val="num" w:pos="0"/>
        </w:tabs>
        <w:ind w:left="4320" w:hanging="480"/>
      </w:pPr>
      <w:rPr/>
    </w:lvl>
    <w:lvl w:ilvl="6">
      <w:start w:val="16"/>
      <w:numFmt w:val="decimal"/>
      <w:lvlText w:val="(%7)"/>
      <w:lvlJc w:val="left"/>
      <w:pPr>
        <w:tabs>
          <w:tab w:val="num" w:pos="0"/>
        </w:tabs>
        <w:ind w:left="5040" w:hanging="480"/>
      </w:pPr>
      <w:rPr/>
    </w:lvl>
    <w:lvl w:ilvl="7">
      <w:start w:val="16"/>
      <w:numFmt w:val="decimal"/>
      <w:lvlText w:val="(%8)"/>
      <w:lvlJc w:val="left"/>
      <w:pPr>
        <w:tabs>
          <w:tab w:val="num" w:pos="0"/>
        </w:tabs>
        <w:ind w:left="5760" w:hanging="480"/>
      </w:pPr>
      <w:rPr/>
    </w:lvl>
    <w:lvl w:ilvl="8">
      <w:start w:val="16"/>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23">
    <w:lvl w:ilvl="0">
      <w:start w:val="18"/>
      <w:numFmt w:val="decimal"/>
      <w:lvlText w:val="(%1)"/>
      <w:lvlJc w:val="left"/>
      <w:pPr>
        <w:tabs>
          <w:tab w:val="num" w:pos="0"/>
        </w:tabs>
        <w:ind w:left="720" w:hanging="480"/>
      </w:pPr>
      <w:rPr/>
    </w:lvl>
    <w:lvl w:ilvl="1">
      <w:start w:val="18"/>
      <w:numFmt w:val="decimal"/>
      <w:lvlText w:val="(%2)"/>
      <w:lvlJc w:val="left"/>
      <w:pPr>
        <w:tabs>
          <w:tab w:val="num" w:pos="0"/>
        </w:tabs>
        <w:ind w:left="1440" w:hanging="480"/>
      </w:pPr>
      <w:rPr/>
    </w:lvl>
    <w:lvl w:ilvl="2">
      <w:start w:val="18"/>
      <w:numFmt w:val="decimal"/>
      <w:lvlText w:val="(%3)"/>
      <w:lvlJc w:val="left"/>
      <w:pPr>
        <w:tabs>
          <w:tab w:val="num" w:pos="0"/>
        </w:tabs>
        <w:ind w:left="2160" w:hanging="480"/>
      </w:pPr>
      <w:rPr/>
    </w:lvl>
    <w:lvl w:ilvl="3">
      <w:start w:val="18"/>
      <w:numFmt w:val="decimal"/>
      <w:lvlText w:val="(%4)"/>
      <w:lvlJc w:val="left"/>
      <w:pPr>
        <w:tabs>
          <w:tab w:val="num" w:pos="0"/>
        </w:tabs>
        <w:ind w:left="2880" w:hanging="480"/>
      </w:pPr>
      <w:rPr/>
    </w:lvl>
    <w:lvl w:ilvl="4">
      <w:start w:val="18"/>
      <w:numFmt w:val="decimal"/>
      <w:lvlText w:val="(%5)"/>
      <w:lvlJc w:val="left"/>
      <w:pPr>
        <w:tabs>
          <w:tab w:val="num" w:pos="0"/>
        </w:tabs>
        <w:ind w:left="3600" w:hanging="480"/>
      </w:pPr>
      <w:rPr/>
    </w:lvl>
    <w:lvl w:ilvl="5">
      <w:start w:val="18"/>
      <w:numFmt w:val="decimal"/>
      <w:lvlText w:val="(%6)"/>
      <w:lvlJc w:val="left"/>
      <w:pPr>
        <w:tabs>
          <w:tab w:val="num" w:pos="0"/>
        </w:tabs>
        <w:ind w:left="4320" w:hanging="480"/>
      </w:pPr>
      <w:rPr/>
    </w:lvl>
    <w:lvl w:ilvl="6">
      <w:start w:val="18"/>
      <w:numFmt w:val="decimal"/>
      <w:lvlText w:val="(%7)"/>
      <w:lvlJc w:val="left"/>
      <w:pPr>
        <w:tabs>
          <w:tab w:val="num" w:pos="0"/>
        </w:tabs>
        <w:ind w:left="5040" w:hanging="480"/>
      </w:pPr>
      <w:rPr/>
    </w:lvl>
    <w:lvl w:ilvl="7">
      <w:start w:val="18"/>
      <w:numFmt w:val="decimal"/>
      <w:lvlText w:val="(%8)"/>
      <w:lvlJc w:val="left"/>
      <w:pPr>
        <w:tabs>
          <w:tab w:val="num" w:pos="0"/>
        </w:tabs>
        <w:ind w:left="5760" w:hanging="480"/>
      </w:pPr>
      <w:rPr/>
    </w:lvl>
    <w:lvl w:ilvl="8">
      <w:start w:val="18"/>
      <w:numFmt w:val="decimal"/>
      <w:lvlText w:val="(%9)"/>
      <w:lvlJc w:val="left"/>
      <w:pPr>
        <w:tabs>
          <w:tab w:val="num" w:pos="0"/>
        </w:tabs>
        <w:ind w:left="6480" w:hanging="480"/>
      </w:pPr>
      <w:rPr/>
    </w:lvl>
  </w:abstractNum>
  <w:abstractNum w:abstractNumId="24">
    <w:lvl w:ilvl="0">
      <w:start w:val="19"/>
      <w:numFmt w:val="decimal"/>
      <w:lvlText w:val="(%1)"/>
      <w:lvlJc w:val="left"/>
      <w:pPr>
        <w:tabs>
          <w:tab w:val="num" w:pos="0"/>
        </w:tabs>
        <w:ind w:left="720" w:hanging="480"/>
      </w:pPr>
      <w:rPr/>
    </w:lvl>
    <w:lvl w:ilvl="1">
      <w:start w:val="19"/>
      <w:numFmt w:val="decimal"/>
      <w:lvlText w:val="(%2)"/>
      <w:lvlJc w:val="left"/>
      <w:pPr>
        <w:tabs>
          <w:tab w:val="num" w:pos="0"/>
        </w:tabs>
        <w:ind w:left="1440" w:hanging="480"/>
      </w:pPr>
      <w:rPr/>
    </w:lvl>
    <w:lvl w:ilvl="2">
      <w:start w:val="19"/>
      <w:numFmt w:val="decimal"/>
      <w:lvlText w:val="(%3)"/>
      <w:lvlJc w:val="left"/>
      <w:pPr>
        <w:tabs>
          <w:tab w:val="num" w:pos="0"/>
        </w:tabs>
        <w:ind w:left="2160" w:hanging="480"/>
      </w:pPr>
      <w:rPr/>
    </w:lvl>
    <w:lvl w:ilvl="3">
      <w:start w:val="19"/>
      <w:numFmt w:val="decimal"/>
      <w:lvlText w:val="(%4)"/>
      <w:lvlJc w:val="left"/>
      <w:pPr>
        <w:tabs>
          <w:tab w:val="num" w:pos="0"/>
        </w:tabs>
        <w:ind w:left="2880" w:hanging="480"/>
      </w:pPr>
      <w:rPr/>
    </w:lvl>
    <w:lvl w:ilvl="4">
      <w:start w:val="19"/>
      <w:numFmt w:val="decimal"/>
      <w:lvlText w:val="(%5)"/>
      <w:lvlJc w:val="left"/>
      <w:pPr>
        <w:tabs>
          <w:tab w:val="num" w:pos="0"/>
        </w:tabs>
        <w:ind w:left="3600" w:hanging="480"/>
      </w:pPr>
      <w:rPr/>
    </w:lvl>
    <w:lvl w:ilvl="5">
      <w:start w:val="19"/>
      <w:numFmt w:val="decimal"/>
      <w:lvlText w:val="(%6)"/>
      <w:lvlJc w:val="left"/>
      <w:pPr>
        <w:tabs>
          <w:tab w:val="num" w:pos="0"/>
        </w:tabs>
        <w:ind w:left="4320" w:hanging="480"/>
      </w:pPr>
      <w:rPr/>
    </w:lvl>
    <w:lvl w:ilvl="6">
      <w:start w:val="19"/>
      <w:numFmt w:val="decimal"/>
      <w:lvlText w:val="(%7)"/>
      <w:lvlJc w:val="left"/>
      <w:pPr>
        <w:tabs>
          <w:tab w:val="num" w:pos="0"/>
        </w:tabs>
        <w:ind w:left="5040" w:hanging="480"/>
      </w:pPr>
      <w:rPr/>
    </w:lvl>
    <w:lvl w:ilvl="7">
      <w:start w:val="19"/>
      <w:numFmt w:val="decimal"/>
      <w:lvlText w:val="(%8)"/>
      <w:lvlJc w:val="left"/>
      <w:pPr>
        <w:tabs>
          <w:tab w:val="num" w:pos="0"/>
        </w:tabs>
        <w:ind w:left="5760" w:hanging="480"/>
      </w:pPr>
      <w:rPr/>
    </w:lvl>
    <w:lvl w:ilvl="8">
      <w:start w:val="19"/>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20"/>
      <w:numFmt w:val="decimal"/>
      <w:lvlText w:val="(%1)"/>
      <w:lvlJc w:val="left"/>
      <w:pPr>
        <w:tabs>
          <w:tab w:val="num" w:pos="0"/>
        </w:tabs>
        <w:ind w:left="720" w:hanging="480"/>
      </w:pPr>
      <w:rPr/>
    </w:lvl>
    <w:lvl w:ilvl="1">
      <w:start w:val="20"/>
      <w:numFmt w:val="decimal"/>
      <w:lvlText w:val="(%2)"/>
      <w:lvlJc w:val="left"/>
      <w:pPr>
        <w:tabs>
          <w:tab w:val="num" w:pos="0"/>
        </w:tabs>
        <w:ind w:left="1440" w:hanging="480"/>
      </w:pPr>
      <w:rPr/>
    </w:lvl>
    <w:lvl w:ilvl="2">
      <w:start w:val="20"/>
      <w:numFmt w:val="decimal"/>
      <w:lvlText w:val="(%3)"/>
      <w:lvlJc w:val="left"/>
      <w:pPr>
        <w:tabs>
          <w:tab w:val="num" w:pos="0"/>
        </w:tabs>
        <w:ind w:left="2160" w:hanging="480"/>
      </w:pPr>
      <w:rPr/>
    </w:lvl>
    <w:lvl w:ilvl="3">
      <w:start w:val="20"/>
      <w:numFmt w:val="decimal"/>
      <w:lvlText w:val="(%4)"/>
      <w:lvlJc w:val="left"/>
      <w:pPr>
        <w:tabs>
          <w:tab w:val="num" w:pos="0"/>
        </w:tabs>
        <w:ind w:left="2880" w:hanging="480"/>
      </w:pPr>
      <w:rPr/>
    </w:lvl>
    <w:lvl w:ilvl="4">
      <w:start w:val="20"/>
      <w:numFmt w:val="decimal"/>
      <w:lvlText w:val="(%5)"/>
      <w:lvlJc w:val="left"/>
      <w:pPr>
        <w:tabs>
          <w:tab w:val="num" w:pos="0"/>
        </w:tabs>
        <w:ind w:left="3600" w:hanging="480"/>
      </w:pPr>
      <w:rPr/>
    </w:lvl>
    <w:lvl w:ilvl="5">
      <w:start w:val="20"/>
      <w:numFmt w:val="decimal"/>
      <w:lvlText w:val="(%6)"/>
      <w:lvlJc w:val="left"/>
      <w:pPr>
        <w:tabs>
          <w:tab w:val="num" w:pos="0"/>
        </w:tabs>
        <w:ind w:left="4320" w:hanging="480"/>
      </w:pPr>
      <w:rPr/>
    </w:lvl>
    <w:lvl w:ilvl="6">
      <w:start w:val="20"/>
      <w:numFmt w:val="decimal"/>
      <w:lvlText w:val="(%7)"/>
      <w:lvlJc w:val="left"/>
      <w:pPr>
        <w:tabs>
          <w:tab w:val="num" w:pos="0"/>
        </w:tabs>
        <w:ind w:left="5040" w:hanging="480"/>
      </w:pPr>
      <w:rPr/>
    </w:lvl>
    <w:lvl w:ilvl="7">
      <w:start w:val="20"/>
      <w:numFmt w:val="decimal"/>
      <w:lvlText w:val="(%8)"/>
      <w:lvlJc w:val="left"/>
      <w:pPr>
        <w:tabs>
          <w:tab w:val="num" w:pos="0"/>
        </w:tabs>
        <w:ind w:left="5760" w:hanging="480"/>
      </w:pPr>
      <w:rPr/>
    </w:lvl>
    <w:lvl w:ilvl="8">
      <w:start w:val="20"/>
      <w:numFmt w:val="decimal"/>
      <w:lvlText w:val="(%9)"/>
      <w:lvlJc w:val="left"/>
      <w:pPr>
        <w:tabs>
          <w:tab w:val="num" w:pos="0"/>
        </w:tabs>
        <w:ind w:left="6480" w:hanging="480"/>
      </w:pPr>
      <w:rPr/>
    </w:lvl>
  </w:abstractNum>
  <w:abstractNum w:abstractNumId="27">
    <w:lvl w:ilvl="0">
      <w:start w:val="21"/>
      <w:numFmt w:val="decimal"/>
      <w:lvlText w:val="(%1)"/>
      <w:lvlJc w:val="left"/>
      <w:pPr>
        <w:tabs>
          <w:tab w:val="num" w:pos="0"/>
        </w:tabs>
        <w:ind w:left="720" w:hanging="480"/>
      </w:pPr>
      <w:rPr/>
    </w:lvl>
    <w:lvl w:ilvl="1">
      <w:start w:val="21"/>
      <w:numFmt w:val="decimal"/>
      <w:lvlText w:val="(%2)"/>
      <w:lvlJc w:val="left"/>
      <w:pPr>
        <w:tabs>
          <w:tab w:val="num" w:pos="0"/>
        </w:tabs>
        <w:ind w:left="1440" w:hanging="480"/>
      </w:pPr>
      <w:rPr/>
    </w:lvl>
    <w:lvl w:ilvl="2">
      <w:start w:val="21"/>
      <w:numFmt w:val="decimal"/>
      <w:lvlText w:val="(%3)"/>
      <w:lvlJc w:val="left"/>
      <w:pPr>
        <w:tabs>
          <w:tab w:val="num" w:pos="0"/>
        </w:tabs>
        <w:ind w:left="2160" w:hanging="480"/>
      </w:pPr>
      <w:rPr/>
    </w:lvl>
    <w:lvl w:ilvl="3">
      <w:start w:val="21"/>
      <w:numFmt w:val="decimal"/>
      <w:lvlText w:val="(%4)"/>
      <w:lvlJc w:val="left"/>
      <w:pPr>
        <w:tabs>
          <w:tab w:val="num" w:pos="0"/>
        </w:tabs>
        <w:ind w:left="2880" w:hanging="480"/>
      </w:pPr>
      <w:rPr/>
    </w:lvl>
    <w:lvl w:ilvl="4">
      <w:start w:val="21"/>
      <w:numFmt w:val="decimal"/>
      <w:lvlText w:val="(%5)"/>
      <w:lvlJc w:val="left"/>
      <w:pPr>
        <w:tabs>
          <w:tab w:val="num" w:pos="0"/>
        </w:tabs>
        <w:ind w:left="3600" w:hanging="480"/>
      </w:pPr>
      <w:rPr/>
    </w:lvl>
    <w:lvl w:ilvl="5">
      <w:start w:val="21"/>
      <w:numFmt w:val="decimal"/>
      <w:lvlText w:val="(%6)"/>
      <w:lvlJc w:val="left"/>
      <w:pPr>
        <w:tabs>
          <w:tab w:val="num" w:pos="0"/>
        </w:tabs>
        <w:ind w:left="4320" w:hanging="480"/>
      </w:pPr>
      <w:rPr/>
    </w:lvl>
    <w:lvl w:ilvl="6">
      <w:start w:val="21"/>
      <w:numFmt w:val="decimal"/>
      <w:lvlText w:val="(%7)"/>
      <w:lvlJc w:val="left"/>
      <w:pPr>
        <w:tabs>
          <w:tab w:val="num" w:pos="0"/>
        </w:tabs>
        <w:ind w:left="5040" w:hanging="480"/>
      </w:pPr>
      <w:rPr/>
    </w:lvl>
    <w:lvl w:ilvl="7">
      <w:start w:val="21"/>
      <w:numFmt w:val="decimal"/>
      <w:lvlText w:val="(%8)"/>
      <w:lvlJc w:val="left"/>
      <w:pPr>
        <w:tabs>
          <w:tab w:val="num" w:pos="0"/>
        </w:tabs>
        <w:ind w:left="5760" w:hanging="480"/>
      </w:pPr>
      <w:rPr/>
    </w:lvl>
    <w:lvl w:ilvl="8">
      <w:start w:val="21"/>
      <w:numFmt w:val="decimal"/>
      <w:lvlText w:val="(%9)"/>
      <w:lvlJc w:val="left"/>
      <w:pPr>
        <w:tabs>
          <w:tab w:val="num" w:pos="0"/>
        </w:tabs>
        <w:ind w:left="6480" w:hanging="480"/>
      </w:pPr>
      <w:rPr/>
    </w:lvl>
  </w:abstractNum>
  <w:abstractNum w:abstractNumId="28">
    <w:lvl w:ilvl="0">
      <w:start w:val="22"/>
      <w:numFmt w:val="decimal"/>
      <w:lvlText w:val="(%1)"/>
      <w:lvlJc w:val="left"/>
      <w:pPr>
        <w:tabs>
          <w:tab w:val="num" w:pos="0"/>
        </w:tabs>
        <w:ind w:left="720" w:hanging="480"/>
      </w:pPr>
      <w:rPr/>
    </w:lvl>
    <w:lvl w:ilvl="1">
      <w:start w:val="22"/>
      <w:numFmt w:val="decimal"/>
      <w:lvlText w:val="(%2)"/>
      <w:lvlJc w:val="left"/>
      <w:pPr>
        <w:tabs>
          <w:tab w:val="num" w:pos="0"/>
        </w:tabs>
        <w:ind w:left="1440" w:hanging="480"/>
      </w:pPr>
      <w:rPr/>
    </w:lvl>
    <w:lvl w:ilvl="2">
      <w:start w:val="22"/>
      <w:numFmt w:val="decimal"/>
      <w:lvlText w:val="(%3)"/>
      <w:lvlJc w:val="left"/>
      <w:pPr>
        <w:tabs>
          <w:tab w:val="num" w:pos="0"/>
        </w:tabs>
        <w:ind w:left="2160" w:hanging="480"/>
      </w:pPr>
      <w:rPr/>
    </w:lvl>
    <w:lvl w:ilvl="3">
      <w:start w:val="22"/>
      <w:numFmt w:val="decimal"/>
      <w:lvlText w:val="(%4)"/>
      <w:lvlJc w:val="left"/>
      <w:pPr>
        <w:tabs>
          <w:tab w:val="num" w:pos="0"/>
        </w:tabs>
        <w:ind w:left="2880" w:hanging="480"/>
      </w:pPr>
      <w:rPr/>
    </w:lvl>
    <w:lvl w:ilvl="4">
      <w:start w:val="22"/>
      <w:numFmt w:val="decimal"/>
      <w:lvlText w:val="(%5)"/>
      <w:lvlJc w:val="left"/>
      <w:pPr>
        <w:tabs>
          <w:tab w:val="num" w:pos="0"/>
        </w:tabs>
        <w:ind w:left="3600" w:hanging="480"/>
      </w:pPr>
      <w:rPr/>
    </w:lvl>
    <w:lvl w:ilvl="5">
      <w:start w:val="22"/>
      <w:numFmt w:val="decimal"/>
      <w:lvlText w:val="(%6)"/>
      <w:lvlJc w:val="left"/>
      <w:pPr>
        <w:tabs>
          <w:tab w:val="num" w:pos="0"/>
        </w:tabs>
        <w:ind w:left="4320" w:hanging="480"/>
      </w:pPr>
      <w:rPr/>
    </w:lvl>
    <w:lvl w:ilvl="6">
      <w:start w:val="22"/>
      <w:numFmt w:val="decimal"/>
      <w:lvlText w:val="(%7)"/>
      <w:lvlJc w:val="left"/>
      <w:pPr>
        <w:tabs>
          <w:tab w:val="num" w:pos="0"/>
        </w:tabs>
        <w:ind w:left="5040" w:hanging="480"/>
      </w:pPr>
      <w:rPr/>
    </w:lvl>
    <w:lvl w:ilvl="7">
      <w:start w:val="22"/>
      <w:numFmt w:val="decimal"/>
      <w:lvlText w:val="(%8)"/>
      <w:lvlJc w:val="left"/>
      <w:pPr>
        <w:tabs>
          <w:tab w:val="num" w:pos="0"/>
        </w:tabs>
        <w:ind w:left="5760" w:hanging="480"/>
      </w:pPr>
      <w:rPr/>
    </w:lvl>
    <w:lvl w:ilvl="8">
      <w:start w:val="22"/>
      <w:numFmt w:val="decimal"/>
      <w:lvlText w:val="(%9)"/>
      <w:lvlJc w:val="left"/>
      <w:pPr>
        <w:tabs>
          <w:tab w:val="num" w:pos="0"/>
        </w:tabs>
        <w:ind w:left="6480" w:hanging="480"/>
      </w:pPr>
      <w:rPr/>
    </w:lvl>
  </w:abstractNum>
  <w:abstractNum w:abstractNumId="29">
    <w:lvl w:ilvl="0">
      <w:start w:val="23"/>
      <w:numFmt w:val="decimal"/>
      <w:lvlText w:val="(%1)"/>
      <w:lvlJc w:val="left"/>
      <w:pPr>
        <w:tabs>
          <w:tab w:val="num" w:pos="0"/>
        </w:tabs>
        <w:ind w:left="720" w:hanging="480"/>
      </w:pPr>
      <w:rPr/>
    </w:lvl>
    <w:lvl w:ilvl="1">
      <w:start w:val="23"/>
      <w:numFmt w:val="decimal"/>
      <w:lvlText w:val="(%2)"/>
      <w:lvlJc w:val="left"/>
      <w:pPr>
        <w:tabs>
          <w:tab w:val="num" w:pos="0"/>
        </w:tabs>
        <w:ind w:left="1440" w:hanging="480"/>
      </w:pPr>
      <w:rPr/>
    </w:lvl>
    <w:lvl w:ilvl="2">
      <w:start w:val="23"/>
      <w:numFmt w:val="decimal"/>
      <w:lvlText w:val="(%3)"/>
      <w:lvlJc w:val="left"/>
      <w:pPr>
        <w:tabs>
          <w:tab w:val="num" w:pos="0"/>
        </w:tabs>
        <w:ind w:left="2160" w:hanging="480"/>
      </w:pPr>
      <w:rPr/>
    </w:lvl>
    <w:lvl w:ilvl="3">
      <w:start w:val="23"/>
      <w:numFmt w:val="decimal"/>
      <w:lvlText w:val="(%4)"/>
      <w:lvlJc w:val="left"/>
      <w:pPr>
        <w:tabs>
          <w:tab w:val="num" w:pos="0"/>
        </w:tabs>
        <w:ind w:left="2880" w:hanging="480"/>
      </w:pPr>
      <w:rPr/>
    </w:lvl>
    <w:lvl w:ilvl="4">
      <w:start w:val="23"/>
      <w:numFmt w:val="decimal"/>
      <w:lvlText w:val="(%5)"/>
      <w:lvlJc w:val="left"/>
      <w:pPr>
        <w:tabs>
          <w:tab w:val="num" w:pos="0"/>
        </w:tabs>
        <w:ind w:left="3600" w:hanging="480"/>
      </w:pPr>
      <w:rPr/>
    </w:lvl>
    <w:lvl w:ilvl="5">
      <w:start w:val="23"/>
      <w:numFmt w:val="decimal"/>
      <w:lvlText w:val="(%6)"/>
      <w:lvlJc w:val="left"/>
      <w:pPr>
        <w:tabs>
          <w:tab w:val="num" w:pos="0"/>
        </w:tabs>
        <w:ind w:left="4320" w:hanging="480"/>
      </w:pPr>
      <w:rPr/>
    </w:lvl>
    <w:lvl w:ilvl="6">
      <w:start w:val="23"/>
      <w:numFmt w:val="decimal"/>
      <w:lvlText w:val="(%7)"/>
      <w:lvlJc w:val="left"/>
      <w:pPr>
        <w:tabs>
          <w:tab w:val="num" w:pos="0"/>
        </w:tabs>
        <w:ind w:left="5040" w:hanging="480"/>
      </w:pPr>
      <w:rPr/>
    </w:lvl>
    <w:lvl w:ilvl="7">
      <w:start w:val="23"/>
      <w:numFmt w:val="decimal"/>
      <w:lvlText w:val="(%8)"/>
      <w:lvlJc w:val="left"/>
      <w:pPr>
        <w:tabs>
          <w:tab w:val="num" w:pos="0"/>
        </w:tabs>
        <w:ind w:left="5760" w:hanging="480"/>
      </w:pPr>
      <w:rPr/>
    </w:lvl>
    <w:lvl w:ilvl="8">
      <w:start w:val="23"/>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
    <w:lvlOverride w:ilvl="0">
      <w:startOverride w:val="1"/>
    </w:lvlOverride>
  </w:num>
  <w:num w:numId="33">
    <w:abstractNumId w:val="3"/>
    <w:lvlOverride w:ilvl="0">
      <w:startOverride w:val="1"/>
    </w:lvlOverride>
  </w:num>
  <w:num w:numId="34">
    <w:abstractNumId w:val="5"/>
    <w:lvlOverride w:ilvl="0">
      <w:startOverride w:val="1"/>
    </w:lvlOverride>
    <w:lvlOverride w:ilvl="1">
      <w:startOverride w:val="1"/>
    </w:lvlOverride>
  </w:num>
  <w:num w:numId="35">
    <w:abstractNumId w:val="6"/>
    <w:lvlOverride w:ilvl="0">
      <w:startOverride w:val="2"/>
    </w:lvlOverride>
    <w:lvlOverride w:ilvl="1">
      <w:startOverride w:val="2"/>
    </w:lvlOverride>
  </w:num>
  <w:num w:numId="36">
    <w:abstractNumId w:val="3"/>
  </w:num>
  <w:num w:numId="37">
    <w:abstractNumId w:val="7"/>
    <w:lvlOverride w:ilvl="0">
      <w:startOverride w:val="4"/>
    </w:lvlOverride>
    <w:lvlOverride w:ilvl="1">
      <w:startOverride w:val="4"/>
    </w:lvlOverride>
  </w:num>
  <w:num w:numId="38">
    <w:abstractNumId w:val="8"/>
    <w:lvlOverride w:ilvl="0">
      <w:startOverride w:val="5"/>
    </w:lvlOverride>
    <w:lvlOverride w:ilvl="1">
      <w:startOverride w:val="5"/>
    </w:lvlOverride>
  </w:num>
  <w:num w:numId="39">
    <w:abstractNumId w:val="3"/>
  </w:num>
  <w:num w:numId="40">
    <w:abstractNumId w:val="3"/>
  </w:num>
  <w:num w:numId="41">
    <w:abstractNumId w:val="9"/>
    <w:lvlOverride w:ilvl="0">
      <w:startOverride w:val="7"/>
    </w:lvlOverride>
    <w:lvlOverride w:ilvl="1">
      <w:startOverride w:val="7"/>
    </w:lvlOverride>
  </w:num>
  <w:num w:numId="42">
    <w:abstractNumId w:val="3"/>
  </w:num>
  <w:num w:numId="43">
    <w:abstractNumId w:val="10"/>
    <w:lvlOverride w:ilvl="0">
      <w:startOverride w:val="8"/>
    </w:lvlOverride>
    <w:lvlOverride w:ilvl="1">
      <w:startOverride w:val="8"/>
    </w:lvlOverride>
  </w:num>
  <w:num w:numId="44">
    <w:abstractNumId w:val="11"/>
    <w:lvlOverride w:ilvl="0">
      <w:startOverride w:val="9"/>
    </w:lvlOverride>
    <w:lvlOverride w:ilvl="1">
      <w:startOverride w:val="9"/>
    </w:lvlOverride>
  </w:num>
  <w:num w:numId="45">
    <w:abstractNumId w:val="3"/>
  </w:num>
  <w:num w:numId="46">
    <w:abstractNumId w:val="12"/>
    <w:lvlOverride w:ilvl="0">
      <w:startOverride w:val="10"/>
    </w:lvlOverride>
    <w:lvlOverride w:ilvl="1">
      <w:startOverride w:val="10"/>
    </w:lvlOverride>
  </w:num>
  <w:num w:numId="47">
    <w:abstractNumId w:val="3"/>
    <w:lvlOverride w:ilvl="0">
      <w:startOverride w:val="1"/>
    </w:lvlOverride>
  </w:num>
  <w:num w:numId="48">
    <w:abstractNumId w:val="14"/>
    <w:lvlOverride w:ilvl="0">
      <w:startOverride w:val="11"/>
    </w:lvlOverride>
    <w:lvlOverride w:ilvl="1">
      <w:startOverride w:val="11"/>
    </w:lvlOverride>
  </w:num>
  <w:num w:numId="49">
    <w:abstractNumId w:val="3"/>
  </w:num>
  <w:num w:numId="50">
    <w:abstractNumId w:val="15"/>
    <w:lvlOverride w:ilvl="0">
      <w:startOverride w:val="12"/>
    </w:lvlOverride>
    <w:lvlOverride w:ilvl="1">
      <w:startOverride w:val="12"/>
    </w:lvlOverride>
  </w:num>
  <w:num w:numId="51">
    <w:abstractNumId w:val="3"/>
  </w:num>
  <w:num w:numId="52">
    <w:abstractNumId w:val="16"/>
    <w:lvlOverride w:ilvl="0">
      <w:startOverride w:val="13"/>
    </w:lvlOverride>
    <w:lvlOverride w:ilvl="1">
      <w:startOverride w:val="13"/>
    </w:lvlOverride>
  </w:num>
  <w:num w:numId="53">
    <w:abstractNumId w:val="17"/>
    <w:lvlOverride w:ilvl="0">
      <w:startOverride w:val="14"/>
    </w:lvlOverride>
    <w:lvlOverride w:ilvl="1">
      <w:startOverride w:val="14"/>
    </w:lvlOverride>
  </w:num>
  <w:num w:numId="54">
    <w:abstractNumId w:val="3"/>
    <w:lvlOverride w:ilvl="0">
      <w:startOverride w:val="1"/>
    </w:lvlOverride>
  </w:num>
  <w:num w:numId="55">
    <w:abstractNumId w:val="19"/>
    <w:lvlOverride w:ilvl="0">
      <w:startOverride w:val="15"/>
    </w:lvlOverride>
    <w:lvlOverride w:ilvl="1">
      <w:startOverride w:val="15"/>
    </w:lvlOverride>
  </w:num>
  <w:num w:numId="56">
    <w:abstractNumId w:val="3"/>
  </w:num>
  <w:num w:numId="57">
    <w:abstractNumId w:val="20"/>
    <w:lvlOverride w:ilvl="0">
      <w:startOverride w:val="16"/>
    </w:lvlOverride>
    <w:lvlOverride w:ilvl="1">
      <w:startOverride w:val="16"/>
    </w:lvlOverride>
  </w:num>
  <w:num w:numId="58">
    <w:abstractNumId w:val="3"/>
    <w:lvlOverride w:ilvl="0">
      <w:startOverride w:val="1"/>
    </w:lvlOverride>
  </w:num>
  <w:num w:numId="59">
    <w:abstractNumId w:val="22"/>
    <w:lvlOverride w:ilvl="0">
      <w:startOverride w:val="17"/>
    </w:lvlOverride>
    <w:lvlOverride w:ilvl="1">
      <w:startOverride w:val="17"/>
    </w:lvlOverride>
  </w:num>
  <w:num w:numId="60">
    <w:abstractNumId w:val="3"/>
  </w:num>
  <w:num w:numId="61">
    <w:abstractNumId w:val="23"/>
    <w:lvlOverride w:ilvl="0">
      <w:startOverride w:val="18"/>
    </w:lvlOverride>
    <w:lvlOverride w:ilvl="1">
      <w:startOverride w:val="18"/>
    </w:lvlOverride>
  </w:num>
  <w:num w:numId="62">
    <w:abstractNumId w:val="24"/>
    <w:lvlOverride w:ilvl="0">
      <w:startOverride w:val="19"/>
    </w:lvlOverride>
    <w:lvlOverride w:ilvl="1">
      <w:startOverride w:val="19"/>
    </w:lvlOverride>
  </w:num>
  <w:num w:numId="63">
    <w:abstractNumId w:val="3"/>
    <w:lvlOverride w:ilvl="0">
      <w:startOverride w:val="1"/>
    </w:lvlOverride>
  </w:num>
  <w:num w:numId="64">
    <w:abstractNumId w:val="26"/>
    <w:lvlOverride w:ilvl="0">
      <w:startOverride w:val="20"/>
    </w:lvlOverride>
    <w:lvlOverride w:ilvl="1">
      <w:startOverride w:val="20"/>
    </w:lvlOverride>
  </w:num>
  <w:num w:numId="65">
    <w:abstractNumId w:val="3"/>
  </w:num>
  <w:num w:numId="66">
    <w:abstractNumId w:val="27"/>
    <w:lvlOverride w:ilvl="0">
      <w:startOverride w:val="21"/>
    </w:lvlOverride>
    <w:lvlOverride w:ilvl="1">
      <w:startOverride w:val="21"/>
    </w:lvlOverride>
  </w:num>
  <w:num w:numId="67">
    <w:abstractNumId w:val="28"/>
    <w:lvlOverride w:ilvl="0">
      <w:startOverride w:val="22"/>
    </w:lvlOverride>
  </w:num>
  <w:num w:numId="68">
    <w:abstractNumId w:val="29"/>
    <w:lvlOverride w:ilvl="0">
      <w:startOverride w:val="23"/>
    </w:lvlOverride>
  </w:num>
  <w:num w:numId="69">
    <w:abstractNumId w:val="2"/>
  </w:num>
  <w:num w:numId="70">
    <w:abstractNumId w:val="2"/>
  </w:num>
</w:numbering>
</file>

<file path=word/settings.xml><?xml version="1.0" encoding="utf-8"?>
<w:settings xmlns:w="http://schemas.openxmlformats.org/wordprocessingml/2006/main">
  <w:zoom w:percent="100"/>
  <w:revisionView w:insDel="0" w:formatting="0"/>
  <w:trackRevisions/>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LibreOffice/24.2.3.2$Linux_X86_64 LibreOffice_project/420$Build-2</Application>
  <AppVersion>15.0000</AppVersion>
  <Pages>4</Pages>
  <Words>1576</Words>
  <Characters>7804</Characters>
  <CharactersWithSpaces>9253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2024-06-12T18:43:12Z</dcterms:created>
  <dc:creator/>
  <dc:description/>
  <dc:language>en-US</dc:language>
  <cp:lastModifiedBy/>
  <cp:lastPrinted>2024-06-12T20:48:32Z</cp:lastPrinted>
  <dcterms:modified xsi:type="dcterms:W3CDTF">2024-06-12T20:49:34Z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